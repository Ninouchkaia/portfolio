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28"/>
          <w:szCs w:val="28"/>
        </w:rPr>
      </w:pPr>
      <w:bookmarkStart w:colFirst="0" w:colLast="0" w:name="_zbbdpdukijw7" w:id="0"/>
      <w:bookmarkEnd w:id="0"/>
      <w:r w:rsidDel="00000000" w:rsidR="00000000" w:rsidRPr="00000000">
        <w:rPr>
          <w:b w:val="1"/>
          <w:bCs w:val="1"/>
          <w:sz w:val="28"/>
          <w:szCs w:val="28"/>
          <w:rtl w:val="0"/>
        </w:rPr>
        <w:t xml:space="preserve">15/02/2022</w:t>
      </w:r>
    </w:p>
    <w:p w:rsidR="00000000" w:rsidDel="00000000" w:rsidP="00000000" w:rsidRDefault="00000000" w:rsidRPr="00000000" w14:paraId="00000002">
      <w:pPr>
        <w:pStyle w:val="Heading2"/>
        <w:rPr>
          <w:sz w:val="30"/>
          <w:szCs w:val="30"/>
        </w:rPr>
      </w:pPr>
      <w:bookmarkStart w:colFirst="0" w:colLast="0" w:name="_729kmmc581ru" w:id="1"/>
      <w:bookmarkEnd w:id="1"/>
      <w:r w:rsidDel="00000000" w:rsidR="00000000" w:rsidRPr="00000000">
        <w:rPr>
          <w:sz w:val="30"/>
          <w:szCs w:val="30"/>
          <w:rtl w:val="0"/>
        </w:rPr>
        <w:t xml:space="preserve">First look at the data</w:t>
      </w:r>
    </w:p>
    <w:p w:rsidR="00000000" w:rsidDel="00000000" w:rsidP="00000000" w:rsidRDefault="00000000" w:rsidRPr="00000000" w14:paraId="00000003">
      <w:pP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04">
      <w:pPr>
        <w:rPr>
          <w:rFonts w:ascii="Roboto" w:cs="Roboto" w:eastAsia="Roboto" w:hAnsi="Roboto"/>
          <w:sz w:val="16"/>
          <w:szCs w:val="16"/>
        </w:rPr>
      </w:pPr>
      <w:r w:rsidDel="00000000" w:rsidR="00000000" w:rsidRPr="00000000">
        <w:rPr>
          <w:rFonts w:ascii="Roboto" w:cs="Roboto" w:eastAsia="Roboto" w:hAnsi="Roboto"/>
          <w:b w:val="1"/>
          <w:bCs w:val="1"/>
          <w:rtl w:val="0"/>
        </w:rPr>
        <w:t xml:space="preserve">Run210818_raw data.csv</w:t>
      </w:r>
      <w:r w:rsidDel="00000000" w:rsidR="00000000" w:rsidRPr="00000000">
        <w:rPr>
          <w:rtl w:val="0"/>
        </w:rPr>
      </w:r>
    </w:p>
    <w:p w:rsidR="00000000" w:rsidDel="00000000" w:rsidP="00000000" w:rsidRDefault="00000000" w:rsidRPr="00000000" w14:paraId="00000005">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[869714 rows x 45 columns]</w:t>
      </w:r>
    </w:p>
    <w:p w:rsidR="00000000" w:rsidDel="00000000" w:rsidP="00000000" w:rsidRDefault="00000000" w:rsidRPr="00000000" w14:paraId="00000006">
      <w:pP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07">
      <w:pPr>
        <w:rPr>
          <w:rFonts w:ascii="Roboto" w:cs="Roboto" w:eastAsia="Roboto" w:hAnsi="Roboto"/>
          <w:sz w:val="16"/>
          <w:szCs w:val="16"/>
        </w:rPr>
      </w:pPr>
      <w:r w:rsidDel="00000000" w:rsidR="00000000" w:rsidRPr="00000000">
        <w:rPr>
          <w:rFonts w:ascii="Roboto" w:cs="Roboto" w:eastAsia="Roboto" w:hAnsi="Roboto"/>
          <w:b w:val="1"/>
          <w:bCs w:val="1"/>
          <w:rtl w:val="0"/>
        </w:rPr>
        <w:t xml:space="preserve">Run210929_raw data.csv</w:t>
      </w:r>
      <w:r w:rsidDel="00000000" w:rsidR="00000000" w:rsidRPr="00000000">
        <w:rPr>
          <w:rtl w:val="0"/>
        </w:rPr>
      </w:r>
    </w:p>
    <w:p w:rsidR="00000000" w:rsidDel="00000000" w:rsidP="00000000" w:rsidRDefault="00000000" w:rsidRPr="00000000" w14:paraId="00000008">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[413335 rows x 49 columns]</w:t>
      </w:r>
    </w:p>
    <w:p w:rsidR="00000000" w:rsidDel="00000000" w:rsidP="00000000" w:rsidRDefault="00000000" w:rsidRPr="00000000" w14:paraId="00000009">
      <w:pP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0A">
      <w:pPr>
        <w:rPr>
          <w:rFonts w:ascii="Roboto" w:cs="Roboto" w:eastAsia="Roboto" w:hAnsi="Roboto"/>
          <w:sz w:val="16"/>
          <w:szCs w:val="16"/>
        </w:rPr>
      </w:pPr>
      <w:r w:rsidDel="00000000" w:rsidR="00000000" w:rsidRPr="00000000">
        <w:rPr>
          <w:rFonts w:ascii="Roboto" w:cs="Roboto" w:eastAsia="Roboto" w:hAnsi="Roboto"/>
          <w:b w:val="1"/>
          <w:bCs w:val="1"/>
          <w:rtl w:val="0"/>
        </w:rPr>
        <w:t xml:space="preserve">Run211011_raw data.csv</w:t>
      </w:r>
      <w:r w:rsidDel="00000000" w:rsidR="00000000" w:rsidRPr="00000000">
        <w:rPr>
          <w:rtl w:val="0"/>
        </w:rPr>
      </w:r>
    </w:p>
    <w:p w:rsidR="00000000" w:rsidDel="00000000" w:rsidP="00000000" w:rsidRDefault="00000000" w:rsidRPr="00000000" w14:paraId="0000000B">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[311688 rows x 49 columns]</w:t>
      </w:r>
    </w:p>
    <w:p w:rsidR="00000000" w:rsidDel="00000000" w:rsidP="00000000" w:rsidRDefault="00000000" w:rsidRPr="00000000" w14:paraId="0000000C">
      <w:pP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0D">
      <w:pPr>
        <w:rPr>
          <w:rFonts w:ascii="Roboto" w:cs="Roboto" w:eastAsia="Roboto" w:hAnsi="Roboto"/>
          <w:sz w:val="16"/>
          <w:szCs w:val="16"/>
        </w:rPr>
      </w:pPr>
      <w:r w:rsidDel="00000000" w:rsidR="00000000" w:rsidRPr="00000000">
        <w:rPr>
          <w:rFonts w:ascii="Roboto" w:cs="Roboto" w:eastAsia="Roboto" w:hAnsi="Roboto"/>
          <w:b w:val="1"/>
          <w:bCs w:val="1"/>
          <w:rtl w:val="0"/>
        </w:rPr>
        <w:t xml:space="preserve">Run211110_raw data.csv</w:t>
      </w:r>
      <w:r w:rsidDel="00000000" w:rsidR="00000000" w:rsidRPr="00000000">
        <w:rPr>
          <w:rtl w:val="0"/>
        </w:rPr>
      </w:r>
    </w:p>
    <w:p w:rsidR="00000000" w:rsidDel="00000000" w:rsidP="00000000" w:rsidRDefault="00000000" w:rsidRPr="00000000" w14:paraId="0000000E">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[294947 rows x 49 columns]</w:t>
      </w:r>
    </w:p>
    <w:p w:rsidR="00000000" w:rsidDel="00000000" w:rsidP="00000000" w:rsidRDefault="00000000" w:rsidRPr="00000000" w14:paraId="0000000F">
      <w:pP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10">
      <w:pPr>
        <w:rPr>
          <w:rFonts w:ascii="Roboto" w:cs="Roboto" w:eastAsia="Roboto" w:hAnsi="Roboto"/>
          <w:b w:val="1"/>
          <w:bCs w:val="1"/>
        </w:rPr>
      </w:pPr>
      <w:r w:rsidDel="00000000" w:rsidR="00000000" w:rsidRPr="00000000">
        <w:rPr>
          <w:rFonts w:ascii="Roboto" w:cs="Roboto" w:eastAsia="Roboto" w:hAnsi="Roboto"/>
          <w:b w:val="1"/>
          <w:bCs w:val="1"/>
          <w:rtl w:val="0"/>
        </w:rPr>
        <w:t xml:space="preserve">Run211125_raw data.csv</w:t>
      </w:r>
    </w:p>
    <w:p w:rsidR="00000000" w:rsidDel="00000000" w:rsidP="00000000" w:rsidRDefault="00000000" w:rsidRPr="00000000" w14:paraId="00000011">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[447329 rows x 49 columns]</w:t>
      </w:r>
    </w:p>
    <w:p w:rsidR="00000000" w:rsidDel="00000000" w:rsidP="00000000" w:rsidRDefault="00000000" w:rsidRPr="00000000" w14:paraId="00000012">
      <w:pP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13">
      <w:pPr>
        <w:rPr>
          <w:rFonts w:ascii="Roboto" w:cs="Roboto" w:eastAsia="Roboto" w:hAnsi="Roboto"/>
          <w:b w:val="1"/>
          <w:bCs w:val="1"/>
        </w:rPr>
      </w:pPr>
      <w:r w:rsidDel="00000000" w:rsidR="00000000" w:rsidRPr="00000000">
        <w:rPr>
          <w:rFonts w:ascii="Roboto" w:cs="Roboto" w:eastAsia="Roboto" w:hAnsi="Roboto"/>
          <w:b w:val="1"/>
          <w:bCs w:val="1"/>
          <w:rtl w:val="0"/>
        </w:rPr>
        <w:t xml:space="preserve">Run211207_raw data.csv</w:t>
      </w:r>
    </w:p>
    <w:p w:rsidR="00000000" w:rsidDel="00000000" w:rsidP="00000000" w:rsidRDefault="00000000" w:rsidRPr="00000000" w14:paraId="00000014">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[528566 rows x 49 columns]</w:t>
      </w:r>
    </w:p>
    <w:p w:rsidR="00000000" w:rsidDel="00000000" w:rsidP="00000000" w:rsidRDefault="00000000" w:rsidRPr="00000000" w14:paraId="00000015">
      <w:pP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16">
      <w:pPr>
        <w:rPr>
          <w:rFonts w:ascii="Roboto" w:cs="Roboto" w:eastAsia="Roboto" w:hAnsi="Roboto"/>
          <w:b w:val="1"/>
          <w:bCs w:val="1"/>
        </w:rPr>
      </w:pPr>
      <w:r w:rsidDel="00000000" w:rsidR="00000000" w:rsidRPr="00000000">
        <w:rPr>
          <w:rFonts w:ascii="Roboto" w:cs="Roboto" w:eastAsia="Roboto" w:hAnsi="Roboto"/>
          <w:b w:val="1"/>
          <w:bCs w:val="1"/>
          <w:rtl w:val="0"/>
        </w:rPr>
        <w:t xml:space="preserve">Run220112-220118_combined_raw data.csv</w:t>
      </w:r>
    </w:p>
    <w:p w:rsidR="00000000" w:rsidDel="00000000" w:rsidP="00000000" w:rsidRDefault="00000000" w:rsidRPr="00000000" w14:paraId="00000017">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[172965 rows x 49 columns]</w:t>
      </w:r>
    </w:p>
    <w:p w:rsidR="00000000" w:rsidDel="00000000" w:rsidP="00000000" w:rsidRDefault="00000000" w:rsidRPr="00000000" w14:paraId="00000018">
      <w:pP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19">
      <w:pPr>
        <w:rPr>
          <w:rFonts w:ascii="Roboto" w:cs="Roboto" w:eastAsia="Roboto" w:hAnsi="Roboto"/>
          <w:b w:val="1"/>
          <w:bCs w:val="1"/>
        </w:rPr>
      </w:pPr>
      <w:r w:rsidDel="00000000" w:rsidR="00000000" w:rsidRPr="00000000">
        <w:rPr>
          <w:rFonts w:ascii="Roboto" w:cs="Roboto" w:eastAsia="Roboto" w:hAnsi="Roboto"/>
          <w:b w:val="1"/>
          <w:bCs w:val="1"/>
          <w:rtl w:val="0"/>
        </w:rPr>
        <w:t xml:space="preserve">Run220114_raw data.csv</w:t>
      </w:r>
    </w:p>
    <w:p w:rsidR="00000000" w:rsidDel="00000000" w:rsidP="00000000" w:rsidRDefault="00000000" w:rsidRPr="00000000" w14:paraId="0000001A">
      <w:pPr>
        <w:rPr>
          <w:rFonts w:ascii="Roboto" w:cs="Roboto" w:eastAsia="Roboto" w:hAnsi="Roboto"/>
          <w:sz w:val="16"/>
          <w:szCs w:val="16"/>
        </w:rPr>
      </w:pPr>
      <w:r w:rsidDel="00000000" w:rsidR="00000000" w:rsidRPr="00000000">
        <w:rPr>
          <w:rFonts w:ascii="Roboto" w:cs="Roboto" w:eastAsia="Roboto" w:hAnsi="Roboto"/>
          <w:sz w:val="16"/>
          <w:szCs w:val="16"/>
          <w:rtl w:val="0"/>
        </w:rPr>
        <w:t xml:space="preserve">[322626 rows x 49 columns]</w:t>
      </w:r>
    </w:p>
    <w:p w:rsidR="00000000" w:rsidDel="00000000" w:rsidP="00000000" w:rsidRDefault="00000000" w:rsidRPr="00000000" w14:paraId="0000001B">
      <w:pP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1C">
      <w:pPr>
        <w:rPr>
          <w:rFonts w:ascii="Roboto" w:cs="Roboto" w:eastAsia="Roboto" w:hAnsi="Roboto"/>
          <w:sz w:val="16"/>
          <w:szCs w:val="16"/>
        </w:rPr>
      </w:pPr>
      <w:r w:rsidDel="00000000" w:rsidR="00000000" w:rsidRPr="00000000">
        <w:rPr>
          <w:rtl w:val="0"/>
        </w:rPr>
      </w:r>
    </w:p>
    <w:p w:rsidR="00000000" w:rsidDel="00000000" w:rsidP="00000000" w:rsidRDefault="00000000" w:rsidRPr="00000000" w14:paraId="0000001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After talking with Houssein, I understand that one experiment can concern 50 to 60 samples, whereas each run can only take 48 samples. This means that experiments can span over more than one run.</w:t>
      </w:r>
    </w:p>
    <w:p w:rsidR="00000000" w:rsidDel="00000000" w:rsidP="00000000" w:rsidRDefault="00000000" w:rsidRPr="00000000" w14:paraId="0000001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However, I see a discrepancy in the number of rows (the number of barcodes sequenced) from one run to the other, which, to me, seems like we are going to have to “drop” some barcodes to be consistent within each experiment. Unless I missed a point?</w:t>
      </w:r>
    </w:p>
    <w:p w:rsidR="00000000" w:rsidDel="00000000" w:rsidP="00000000" w:rsidRDefault="00000000" w:rsidRPr="00000000" w14:paraId="0000002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1">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 first renamed the files so that they match yy/mm/dd format instead of dd/mm/yy for easier handling.</w:t>
      </w:r>
    </w:p>
    <w:p w:rsidR="00000000" w:rsidDel="00000000" w:rsidP="00000000" w:rsidRDefault="00000000" w:rsidRPr="00000000" w14:paraId="00000022">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Then I started running some </w:t>
      </w:r>
      <w:hyperlink r:id="rId7">
        <w:r w:rsidDel="00000000" w:rsidR="00000000" w:rsidRPr="00000000">
          <w:rPr>
            <w:rFonts w:ascii="Roboto" w:cs="Roboto" w:eastAsia="Roboto" w:hAnsi="Roboto"/>
            <w:color w:val="1155cc"/>
            <w:sz w:val="20"/>
            <w:szCs w:val="20"/>
            <w:u w:val="single"/>
            <w:rtl w:val="0"/>
          </w:rPr>
          <w:t xml:space="preserve">checks on the data</w:t>
        </w:r>
      </w:hyperlink>
      <w:r w:rsidDel="00000000" w:rsidR="00000000" w:rsidRPr="00000000">
        <w:rPr>
          <w:rFonts w:ascii="Roboto" w:cs="Roboto" w:eastAsia="Roboto" w:hAnsi="Roboto"/>
          <w:sz w:val="20"/>
          <w:szCs w:val="20"/>
          <w:rtl w:val="0"/>
        </w:rPr>
        <w:t xml:space="preserve">, to see if the counts match, and later on to check for duplicates to ensure data unicity; etc.</w:t>
      </w:r>
    </w:p>
    <w:p w:rsidR="00000000" w:rsidDel="00000000" w:rsidP="00000000" w:rsidRDefault="00000000" w:rsidRPr="00000000" w14:paraId="0000002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24">
      <w:pPr>
        <w:numPr>
          <w:ilvl w:val="0"/>
          <w:numId w:val="12"/>
        </w:numPr>
        <w:ind w:left="720" w:hanging="360"/>
        <w:jc w:val="both"/>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Rename the files so that they match yy/mm/dd format instead of dd/mm/yy</w:t>
      </w:r>
    </w:p>
    <w:p w:rsidR="00000000" w:rsidDel="00000000" w:rsidP="00000000" w:rsidRDefault="00000000" w:rsidRPr="00000000" w14:paraId="00000025">
      <w:pPr>
        <w:numPr>
          <w:ilvl w:val="0"/>
          <w:numId w:val="12"/>
        </w:numPr>
        <w:ind w:left="720" w:hanging="360"/>
        <w:jc w:val="both"/>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Check the reads number between each run and for each experiment</w:t>
      </w: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jc w:val="both"/>
        <w:rPr>
          <w:b w:val="1"/>
          <w:bCs w:val="1"/>
          <w:sz w:val="30"/>
          <w:szCs w:val="30"/>
        </w:rPr>
      </w:pPr>
      <w:bookmarkStart w:colFirst="0" w:colLast="0" w:name="_lgvdultf5f0h" w:id="2"/>
      <w:bookmarkEnd w:id="2"/>
      <w:r w:rsidDel="00000000" w:rsidR="00000000" w:rsidRPr="00000000">
        <w:rPr>
          <w:b w:val="1"/>
          <w:bCs w:val="1"/>
          <w:sz w:val="30"/>
          <w:szCs w:val="30"/>
          <w:rtl w:val="0"/>
        </w:rPr>
        <w:t xml:space="preserve">16/02/2022</w:t>
      </w:r>
    </w:p>
    <w:p w:rsidR="00000000" w:rsidDel="00000000" w:rsidP="00000000" w:rsidRDefault="00000000" w:rsidRPr="00000000" w14:paraId="00000027">
      <w:pPr>
        <w:spacing w:after="200" w:lineRule="auto"/>
        <w:ind w:left="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publication </w:t>
      </w:r>
      <w:hyperlink r:id="rId8">
        <w:r w:rsidDel="00000000" w:rsidR="00000000" w:rsidRPr="00000000">
          <w:rPr>
            <w:rFonts w:ascii="Roboto" w:cs="Roboto" w:eastAsia="Roboto" w:hAnsi="Roboto"/>
            <w:color w:val="1155cc"/>
            <w:sz w:val="20"/>
            <w:szCs w:val="20"/>
            <w:u w:val="single"/>
            <w:rtl w:val="0"/>
          </w:rPr>
          <w:t xml:space="preserve">https://www.nature.com/articles/s41467-019-08595-2</w:t>
        </w:r>
      </w:hyperlink>
      <w:r w:rsidDel="00000000" w:rsidR="00000000" w:rsidRPr="00000000">
        <w:rPr>
          <w:rtl w:val="0"/>
        </w:rPr>
      </w:r>
    </w:p>
    <w:p w:rsidR="00000000" w:rsidDel="00000000" w:rsidP="00000000" w:rsidRDefault="00000000" w:rsidRPr="00000000" w14:paraId="0000002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240" w:lineRule="auto"/>
        <w:jc w:val="both"/>
        <w:rPr>
          <w:sz w:val="28"/>
          <w:szCs w:val="28"/>
        </w:rPr>
      </w:pPr>
      <w:bookmarkStart w:colFirst="0" w:colLast="0" w:name="_hw763c70mz6q" w:id="3"/>
      <w:bookmarkEnd w:id="3"/>
      <w:r w:rsidDel="00000000" w:rsidR="00000000" w:rsidRPr="00000000">
        <w:rPr>
          <w:sz w:val="28"/>
          <w:szCs w:val="28"/>
          <w:rtl w:val="0"/>
        </w:rPr>
        <w:t xml:space="preserve">Cellular barcoding computational analysis</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color w:val="222222"/>
          <w:sz w:val="20"/>
          <w:szCs w:val="20"/>
        </w:rPr>
      </w:pPr>
      <w:r w:rsidDel="00000000" w:rsidR="00000000" w:rsidRPr="00000000">
        <w:rPr>
          <w:color w:val="222222"/>
          <w:sz w:val="20"/>
          <w:szCs w:val="20"/>
          <w:rtl w:val="0"/>
        </w:rPr>
        <w:t xml:space="preserve">Raw sequencing data was preprocessed using the R package </w:t>
      </w:r>
      <w:r w:rsidDel="00000000" w:rsidR="00000000" w:rsidRPr="00000000">
        <w:rPr>
          <w:color w:val="222222"/>
          <w:sz w:val="20"/>
          <w:szCs w:val="20"/>
          <w:highlight w:val="yellow"/>
          <w:rtl w:val="0"/>
        </w:rPr>
        <w:t xml:space="preserve">edgeR</w:t>
      </w:r>
      <w:hyperlink r:id="rId9">
        <w:r w:rsidDel="00000000" w:rsidR="00000000" w:rsidRPr="00000000">
          <w:rPr>
            <w:color w:val="006699"/>
            <w:sz w:val="20"/>
            <w:szCs w:val="20"/>
            <w:highlight w:val="yellow"/>
            <w:u w:val="single"/>
            <w:vertAlign w:val="superscript"/>
            <w:rtl w:val="0"/>
          </w:rPr>
          <w:t xml:space="preserve">50</w:t>
        </w:r>
      </w:hyperlink>
      <w:r w:rsidDel="00000000" w:rsidR="00000000" w:rsidRPr="00000000">
        <w:rPr>
          <w:color w:val="222222"/>
          <w:sz w:val="20"/>
          <w:szCs w:val="20"/>
          <w:rtl w:val="0"/>
        </w:rPr>
        <w:t xml:space="preserve"> as previously</w:t>
      </w:r>
      <w:hyperlink r:id="rId10">
        <w:r w:rsidDel="00000000" w:rsidR="00000000" w:rsidRPr="00000000">
          <w:rPr>
            <w:color w:val="006699"/>
            <w:sz w:val="20"/>
            <w:szCs w:val="20"/>
            <w:u w:val="single"/>
            <w:vertAlign w:val="superscript"/>
            <w:rtl w:val="0"/>
          </w:rPr>
          <w:t xml:space="preserve">51</w:t>
        </w:r>
      </w:hyperlink>
      <w:r w:rsidDel="00000000" w:rsidR="00000000" w:rsidRPr="00000000">
        <w:rPr>
          <w:color w:val="222222"/>
          <w:sz w:val="20"/>
          <w:szCs w:val="20"/>
          <w:rtl w:val="0"/>
        </w:rPr>
        <w:t xml:space="preserve">. In brief, reads were split according to sample index, and barcodes associated with each sample were recorded in a barcode-count matrix. </w:t>
      </w:r>
      <w:r w:rsidDel="00000000" w:rsidR="00000000" w:rsidRPr="00000000">
        <w:rPr>
          <w:color w:val="222222"/>
          <w:sz w:val="20"/>
          <w:szCs w:val="20"/>
          <w:highlight w:val="yellow"/>
          <w:rtl w:val="0"/>
        </w:rPr>
        <w:t xml:space="preserve">To ensure high quality of the data, </w:t>
      </w:r>
      <w:r w:rsidDel="00000000" w:rsidR="00000000" w:rsidRPr="00000000">
        <w:rPr>
          <w:b w:val="1"/>
          <w:bCs w:val="1"/>
          <w:color w:val="222222"/>
          <w:sz w:val="20"/>
          <w:szCs w:val="20"/>
          <w:highlight w:val="yellow"/>
          <w:rtl w:val="0"/>
        </w:rPr>
        <w:t xml:space="preserve">samples with &lt;8000 reads</w:t>
      </w:r>
      <w:r w:rsidDel="00000000" w:rsidR="00000000" w:rsidRPr="00000000">
        <w:rPr>
          <w:color w:val="222222"/>
          <w:sz w:val="20"/>
          <w:szCs w:val="20"/>
          <w:highlight w:val="yellow"/>
          <w:rtl w:val="0"/>
        </w:rPr>
        <w:t xml:space="preserve">, as well as </w:t>
      </w:r>
      <w:r w:rsidDel="00000000" w:rsidR="00000000" w:rsidRPr="00000000">
        <w:rPr>
          <w:b w:val="1"/>
          <w:bCs w:val="1"/>
          <w:color w:val="222222"/>
          <w:sz w:val="20"/>
          <w:szCs w:val="20"/>
          <w:highlight w:val="yellow"/>
          <w:rtl w:val="0"/>
        </w:rPr>
        <w:t xml:space="preserve">samples with less than two technical replicates having over 8000 reads</w:t>
      </w:r>
      <w:r w:rsidDel="00000000" w:rsidR="00000000" w:rsidRPr="00000000">
        <w:rPr>
          <w:color w:val="222222"/>
          <w:sz w:val="20"/>
          <w:szCs w:val="20"/>
          <w:highlight w:val="yellow"/>
          <w:rtl w:val="0"/>
        </w:rPr>
        <w:t xml:space="preserve"> were removed from downstream analysis</w:t>
      </w:r>
      <w:r w:rsidDel="00000000" w:rsidR="00000000" w:rsidRPr="00000000">
        <w:rPr>
          <w:color w:val="222222"/>
          <w:sz w:val="20"/>
          <w:szCs w:val="20"/>
          <w:rtl w:val="0"/>
        </w:rPr>
        <w:t xml:space="preserve">.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color w:val="222222"/>
          <w:sz w:val="20"/>
          <w:szCs w:val="20"/>
        </w:rPr>
      </w:pPr>
      <w:r w:rsidDel="00000000" w:rsidR="00000000" w:rsidRPr="00000000">
        <w:rPr>
          <w:color w:val="222222"/>
          <w:sz w:val="20"/>
          <w:szCs w:val="20"/>
          <w:rtl w:val="0"/>
        </w:rPr>
        <w:t xml:space="preserve">To filter out non-specific PCR amplification, </w:t>
      </w:r>
      <w:r w:rsidDel="00000000" w:rsidR="00000000" w:rsidRPr="00000000">
        <w:rPr>
          <w:b w:val="1"/>
          <w:bCs w:val="1"/>
          <w:color w:val="222222"/>
          <w:sz w:val="20"/>
          <w:szCs w:val="20"/>
          <w:highlight w:val="yellow"/>
          <w:rtl w:val="0"/>
        </w:rPr>
        <w:t xml:space="preserve">barcodes detected in less than two technical replicates per </w:t>
      </w:r>
      <w:r w:rsidDel="00000000" w:rsidR="00000000" w:rsidRPr="00000000">
        <w:rPr>
          <w:b w:val="1"/>
          <w:bCs w:val="1"/>
          <w:color w:val="222222"/>
          <w:sz w:val="20"/>
          <w:szCs w:val="20"/>
          <w:highlight w:val="yellow"/>
          <w:rtl w:val="0"/>
        </w:rPr>
        <w:t xml:space="preserve">samples</w:t>
      </w:r>
      <w:r w:rsidDel="00000000" w:rsidR="00000000" w:rsidRPr="00000000">
        <w:rPr>
          <w:color w:val="222222"/>
          <w:sz w:val="20"/>
          <w:szCs w:val="20"/>
          <w:highlight w:val="yellow"/>
          <w:rtl w:val="0"/>
        </w:rPr>
        <w:t xml:space="preserve"> were discarded.</w:t>
      </w:r>
      <w:r w:rsidDel="00000000" w:rsidR="00000000" w:rsidRPr="00000000">
        <w:rPr>
          <w:color w:val="222222"/>
          <w:sz w:val="20"/>
          <w:szCs w:val="20"/>
          <w:rtl w:val="0"/>
        </w:rPr>
        <w:t xml:space="preserve">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color w:val="222222"/>
          <w:sz w:val="20"/>
          <w:szCs w:val="20"/>
        </w:rPr>
      </w:pPr>
      <w:r w:rsidDel="00000000" w:rsidR="00000000" w:rsidRPr="00000000">
        <w:rPr>
          <w:b w:val="1"/>
          <w:bCs w:val="1"/>
          <w:color w:val="222222"/>
          <w:sz w:val="20"/>
          <w:szCs w:val="20"/>
          <w:highlight w:val="yellow"/>
          <w:rtl w:val="0"/>
        </w:rPr>
        <w:t xml:space="preserve">Technical replicates were pooled</w:t>
      </w:r>
      <w:r w:rsidDel="00000000" w:rsidR="00000000" w:rsidRPr="00000000">
        <w:rPr>
          <w:color w:val="222222"/>
          <w:sz w:val="20"/>
          <w:szCs w:val="20"/>
          <w:rtl w:val="0"/>
        </w:rPr>
        <w:t xml:space="preserve"> (except for Supplementary Figure </w:t>
      </w:r>
      <w:hyperlink r:id="rId11">
        <w:r w:rsidDel="00000000" w:rsidR="00000000" w:rsidRPr="00000000">
          <w:rPr>
            <w:color w:val="006699"/>
            <w:sz w:val="20"/>
            <w:szCs w:val="20"/>
            <w:u w:val="single"/>
            <w:rtl w:val="0"/>
          </w:rPr>
          <w:t xml:space="preserve">1H</w:t>
        </w:r>
      </w:hyperlink>
      <w:r w:rsidDel="00000000" w:rsidR="00000000" w:rsidRPr="00000000">
        <w:rPr>
          <w:color w:val="222222"/>
          <w:sz w:val="20"/>
          <w:szCs w:val="20"/>
          <w:rtl w:val="0"/>
        </w:rPr>
        <w:t xml:space="preserve">) </w:t>
      </w:r>
      <w:r w:rsidDel="00000000" w:rsidR="00000000" w:rsidRPr="00000000">
        <w:rPr>
          <w:b w:val="1"/>
          <w:bCs w:val="1"/>
          <w:color w:val="222222"/>
          <w:sz w:val="20"/>
          <w:szCs w:val="20"/>
          <w:highlight w:val="yellow"/>
          <w:rtl w:val="0"/>
        </w:rPr>
        <w:t xml:space="preserve">by adding the reads in each replicate and barcode, and normalized to one (i.e. such that the sum over all barcodes per sample equaled one).</w:t>
      </w:r>
      <w:r w:rsidDel="00000000" w:rsidR="00000000" w:rsidRPr="00000000">
        <w:rPr>
          <w:color w:val="222222"/>
          <w:sz w:val="20"/>
          <w:szCs w:val="20"/>
          <w:rtl w:val="0"/>
        </w:rPr>
        <w:t xml:space="preserve">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color w:val="222222"/>
          <w:sz w:val="20"/>
          <w:szCs w:val="20"/>
        </w:rPr>
      </w:pPr>
      <w:r w:rsidDel="00000000" w:rsidR="00000000" w:rsidRPr="00000000">
        <w:rPr>
          <w:color w:val="222222"/>
          <w:sz w:val="20"/>
          <w:szCs w:val="20"/>
          <w:highlight w:val="cyan"/>
          <w:rtl w:val="0"/>
        </w:rPr>
        <w:t xml:space="preserve">If technical replicates from the same sample were processed in different sequencing runs</w:t>
      </w:r>
      <w:r w:rsidDel="00000000" w:rsidR="00000000" w:rsidRPr="00000000">
        <w:rPr>
          <w:color w:val="222222"/>
          <w:sz w:val="20"/>
          <w:szCs w:val="20"/>
          <w:rtl w:val="0"/>
        </w:rPr>
        <w:t xml:space="preserve">, </w:t>
      </w:r>
      <w:r w:rsidDel="00000000" w:rsidR="00000000" w:rsidRPr="00000000">
        <w:rPr>
          <w:b w:val="1"/>
          <w:bCs w:val="1"/>
          <w:color w:val="222222"/>
          <w:sz w:val="20"/>
          <w:szCs w:val="20"/>
          <w:rtl w:val="0"/>
        </w:rPr>
        <w:t xml:space="preserve">they were first normalized, then pooled, and normalized again, to mitigate the effects of differing sequencing library sizes</w:t>
      </w:r>
      <w:r w:rsidDel="00000000" w:rsidR="00000000" w:rsidRPr="00000000">
        <w:rPr>
          <w:color w:val="222222"/>
          <w:sz w:val="20"/>
          <w:szCs w:val="20"/>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420" w:line="240" w:lineRule="auto"/>
        <w:jc w:val="both"/>
        <w:rPr>
          <w:color w:val="222222"/>
          <w:sz w:val="20"/>
          <w:szCs w:val="20"/>
        </w:rPr>
      </w:pPr>
      <w:r w:rsidDel="00000000" w:rsidR="00000000" w:rsidRPr="00000000">
        <w:rPr>
          <w:color w:val="222222"/>
          <w:sz w:val="20"/>
          <w:szCs w:val="20"/>
          <w:rtl w:val="0"/>
        </w:rPr>
        <w:t xml:space="preserve">Filtered and normalized data was analyzed and visualized using the statistical computing language R, specifically the package ggplot2</w:t>
      </w:r>
      <w:hyperlink r:id="rId12">
        <w:r w:rsidDel="00000000" w:rsidR="00000000" w:rsidRPr="00000000">
          <w:rPr>
            <w:color w:val="006699"/>
            <w:sz w:val="20"/>
            <w:szCs w:val="20"/>
            <w:u w:val="single"/>
            <w:vertAlign w:val="superscript"/>
            <w:rtl w:val="0"/>
          </w:rPr>
          <w:t xml:space="preserve">52</w:t>
        </w:r>
      </w:hyperlink>
      <w:r w:rsidDel="00000000" w:rsidR="00000000" w:rsidRPr="00000000">
        <w:rPr>
          <w:color w:val="222222"/>
          <w:sz w:val="20"/>
          <w:szCs w:val="20"/>
          <w:rtl w:val="0"/>
        </w:rPr>
        <w:t xml:space="preserve">. For determining significance in the differences of means between two conditions, the Welch Two Sample </w:t>
      </w:r>
      <w:r w:rsidDel="00000000" w:rsidR="00000000" w:rsidRPr="00000000">
        <w:rPr>
          <w:i w:val="1"/>
          <w:iCs w:val="1"/>
          <w:color w:val="222222"/>
          <w:sz w:val="20"/>
          <w:szCs w:val="20"/>
          <w:rtl w:val="0"/>
        </w:rPr>
        <w:t xml:space="preserve">t</w:t>
      </w:r>
      <w:r w:rsidDel="00000000" w:rsidR="00000000" w:rsidRPr="00000000">
        <w:rPr>
          <w:color w:val="222222"/>
          <w:sz w:val="20"/>
          <w:szCs w:val="20"/>
          <w:rtl w:val="0"/>
        </w:rPr>
        <w:t xml:space="preserve">-test was performed on log-transformed values, and </w:t>
      </w:r>
      <w:r w:rsidDel="00000000" w:rsidR="00000000" w:rsidRPr="00000000">
        <w:rPr>
          <w:i w:val="1"/>
          <w:iCs w:val="1"/>
          <w:color w:val="222222"/>
          <w:sz w:val="20"/>
          <w:szCs w:val="20"/>
          <w:rtl w:val="0"/>
        </w:rPr>
        <w:t xml:space="preserve">p</w:t>
      </w:r>
      <w:r w:rsidDel="00000000" w:rsidR="00000000" w:rsidRPr="00000000">
        <w:rPr>
          <w:color w:val="222222"/>
          <w:sz w:val="20"/>
          <w:szCs w:val="20"/>
          <w:rtl w:val="0"/>
        </w:rPr>
        <w:t xml:space="preserve">-values &lt;0.05 were considered statistically significant.</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both"/>
        <w:rPr>
          <w:color w:val="222222"/>
        </w:rPr>
      </w:pPr>
      <w:r w:rsidDel="00000000" w:rsidR="00000000" w:rsidRPr="00000000">
        <w:rPr>
          <w:color w:val="222222"/>
          <w:rtl w:val="0"/>
        </w:rPr>
        <w:t xml:space="preserve">Luca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0" w:lineRule="auto"/>
        <w:jc w:val="both"/>
        <w:rPr>
          <w:color w:val="500050"/>
          <w:sz w:val="20"/>
          <w:szCs w:val="20"/>
          <w:highlight w:val="white"/>
        </w:rPr>
      </w:pPr>
      <w:r w:rsidDel="00000000" w:rsidR="00000000" w:rsidRPr="00000000">
        <w:rPr>
          <w:color w:val="500050"/>
          <w:sz w:val="20"/>
          <w:szCs w:val="20"/>
          <w:highlight w:val="white"/>
          <w:rtl w:val="0"/>
        </w:rPr>
        <w:t xml:space="preserve">Hi Nina,</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jc w:val="both"/>
        <w:rPr>
          <w:color w:val="500050"/>
          <w:sz w:val="20"/>
          <w:szCs w:val="20"/>
        </w:rPr>
      </w:pPr>
      <w:r w:rsidDel="00000000" w:rsidR="00000000" w:rsidRPr="00000000">
        <w:rPr>
          <w:color w:val="500050"/>
          <w:sz w:val="20"/>
          <w:szCs w:val="20"/>
          <w:rtl w:val="0"/>
        </w:rPr>
        <w:t xml:space="preserve">We don't</w:t>
      </w:r>
      <w:r w:rsidDel="00000000" w:rsidR="00000000" w:rsidRPr="00000000">
        <w:rPr>
          <w:color w:val="500050"/>
          <w:sz w:val="20"/>
          <w:szCs w:val="20"/>
          <w:rtl w:val="0"/>
        </w:rPr>
        <w:t xml:space="preserve"> have technical replicates, only </w:t>
      </w:r>
      <w:r w:rsidDel="00000000" w:rsidR="00000000" w:rsidRPr="00000000">
        <w:rPr>
          <w:color w:val="500050"/>
          <w:sz w:val="20"/>
          <w:szCs w:val="20"/>
          <w:rtl w:val="0"/>
        </w:rPr>
        <w:t xml:space="preserve">biological</w:t>
      </w:r>
      <w:r w:rsidDel="00000000" w:rsidR="00000000" w:rsidRPr="00000000">
        <w:rPr>
          <w:color w:val="500050"/>
          <w:sz w:val="20"/>
          <w:szCs w:val="20"/>
          <w:rtl w:val="0"/>
        </w:rPr>
        <w:t xml:space="preserve">: with 80 drugs, four replicates per </w:t>
      </w:r>
      <w:r w:rsidDel="00000000" w:rsidR="00000000" w:rsidRPr="00000000">
        <w:rPr>
          <w:color w:val="500050"/>
          <w:sz w:val="20"/>
          <w:szCs w:val="20"/>
          <w:rtl w:val="0"/>
        </w:rPr>
        <w:t xml:space="preserve">compounds</w:t>
      </w:r>
      <w:r w:rsidDel="00000000" w:rsidR="00000000" w:rsidRPr="00000000">
        <w:rPr>
          <w:color w:val="500050"/>
          <w:sz w:val="20"/>
          <w:szCs w:val="20"/>
          <w:rtl w:val="0"/>
        </w:rPr>
        <w:t xml:space="preserve"> (</w:t>
      </w:r>
      <w:commentRangeStart w:id="0"/>
      <w:r w:rsidDel="00000000" w:rsidR="00000000" w:rsidRPr="00000000">
        <w:rPr>
          <w:color w:val="500050"/>
          <w:sz w:val="20"/>
          <w:szCs w:val="20"/>
          <w:rtl w:val="0"/>
        </w:rPr>
        <w:t xml:space="preserve">not considering that each experiment had a control</w:t>
      </w:r>
      <w:commentRangeEnd w:id="0"/>
      <w:r w:rsidDel="00000000" w:rsidR="00000000" w:rsidRPr="00000000">
        <w:commentReference w:id="0"/>
      </w:r>
      <w:r w:rsidDel="00000000" w:rsidR="00000000" w:rsidRPr="00000000">
        <w:rPr>
          <w:color w:val="500050"/>
          <w:sz w:val="20"/>
          <w:szCs w:val="20"/>
          <w:rtl w:val="0"/>
        </w:rPr>
        <w:t xml:space="preserve">, and some compounds were tested more than once) it would have been too much, and I'm not sure it would have been really useful. Compared to western blot, I guess the main difference between runs (but also between samples within the same run) </w:t>
      </w:r>
      <w:commentRangeStart w:id="1"/>
      <w:r w:rsidDel="00000000" w:rsidR="00000000" w:rsidRPr="00000000">
        <w:rPr>
          <w:color w:val="500050"/>
          <w:sz w:val="20"/>
          <w:szCs w:val="20"/>
          <w:rtl w:val="0"/>
        </w:rPr>
        <w:t xml:space="preserve">is the sequencing depth</w:t>
      </w:r>
      <w:commentRangeEnd w:id="1"/>
      <w:r w:rsidDel="00000000" w:rsidR="00000000" w:rsidRPr="00000000">
        <w:commentReference w:id="1"/>
      </w:r>
      <w:r w:rsidDel="00000000" w:rsidR="00000000" w:rsidRPr="00000000">
        <w:rPr>
          <w:color w:val="500050"/>
          <w:sz w:val="20"/>
          <w:szCs w:val="20"/>
          <w:rtl w:val="0"/>
        </w:rPr>
        <w:t xml:space="preserve">. In another study, where we were interested in calculating the fold increase/decrease versus the control, we normalized the data to the sample </w:t>
      </w:r>
      <w:commentRangeStart w:id="2"/>
      <w:commentRangeStart w:id="3"/>
      <w:r w:rsidDel="00000000" w:rsidR="00000000" w:rsidRPr="00000000">
        <w:rPr>
          <w:color w:val="500050"/>
          <w:sz w:val="20"/>
          <w:szCs w:val="20"/>
          <w:rtl w:val="0"/>
        </w:rPr>
        <w:t xml:space="preserve">with the highest number of reads</w:t>
      </w:r>
      <w:commentRangeEnd w:id="2"/>
      <w:r w:rsidDel="00000000" w:rsidR="00000000" w:rsidRPr="00000000">
        <w:commentReference w:id="2"/>
      </w:r>
      <w:commentRangeEnd w:id="3"/>
      <w:r w:rsidDel="00000000" w:rsidR="00000000" w:rsidRPr="00000000">
        <w:commentReference w:id="3"/>
      </w:r>
      <w:r w:rsidDel="00000000" w:rsidR="00000000" w:rsidRPr="00000000">
        <w:rPr>
          <w:color w:val="500050"/>
          <w:sz w:val="20"/>
          <w:szCs w:val="20"/>
          <w:rtl w:val="0"/>
        </w:rPr>
        <w:t xml:space="preserve"> (I guess it's like doing it by considering that the total number of reads is 1, but we didn't want to deal with numbers below 1...). </w:t>
      </w:r>
      <w:commentRangeStart w:id="4"/>
      <w:commentRangeStart w:id="5"/>
      <w:commentRangeStart w:id="6"/>
      <w:r w:rsidDel="00000000" w:rsidR="00000000" w:rsidRPr="00000000">
        <w:rPr>
          <w:color w:val="500050"/>
          <w:sz w:val="20"/>
          <w:szCs w:val="20"/>
          <w:rtl w:val="0"/>
        </w:rPr>
        <w:t xml:space="preserve">One specificity of our data is that we only have around 25 000 barcodes.</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color w:val="500050"/>
          <w:sz w:val="20"/>
          <w:szCs w:val="20"/>
          <w:rtl w:val="0"/>
        </w:rPr>
        <w:t xml:space="preserve"> If we look at all the controls (and time zero) from the different experiments, we should be able to have a list of the real barcodes, and consider junk/errors the others. The only caveat I see is the (remote) possibility of having a subpopulation that is substantially underrepresented in the control and thus below the detection threshold  (because it grew slowly during the amplification after the selection of the 25 000 cells), but particularly insensitive to a certain compound, and therefore detectable in treated cells. I guess it's not very likely, and we should be able to see it.</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00" w:before="200" w:lineRule="auto"/>
        <w:jc w:val="both"/>
        <w:rPr>
          <w:color w:val="500050"/>
          <w:sz w:val="20"/>
          <w:szCs w:val="20"/>
        </w:rPr>
      </w:pPr>
      <w:r w:rsidDel="00000000" w:rsidR="00000000" w:rsidRPr="00000000">
        <w:rPr>
          <w:color w:val="500050"/>
          <w:sz w:val="20"/>
          <w:szCs w:val="20"/>
          <w:rtl w:val="0"/>
        </w:rPr>
        <w:t xml:space="preserve">The whole idea of the project is that some subpopulations display an intrinsically defined sensitivity to different compounds. I think our data are consistent with this, but I'm sure some other subpopulations can be enriched during the treatment in a random way. Thus, it would be difficult to discriminate between such subpopulations and false barcodes (such as errors during PCR). Maybe we can solve the issue by using the controls to define a list of real barcodes. By the way, I was thinking that in the future manuscript, once we discuss this point (intrinsically more/less sensitive versus random), we could decide to consider only the subpopulations/barcodes that behave in a consistent manner between replicates (at least with certain drugs), to decrease the noise and improve clustering.</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b w:val="1"/>
          <w:bCs w:val="1"/>
          <w:color w:val="222222"/>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2"/>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sz w:val="22"/>
          <w:szCs w:val="22"/>
        </w:rPr>
      </w:pPr>
      <w:bookmarkStart w:colFirst="0" w:colLast="0" w:name="_pq0z3uylewtq" w:id="4"/>
      <w:bookmarkEnd w:id="4"/>
      <w:r w:rsidDel="00000000" w:rsidR="00000000" w:rsidRPr="00000000">
        <w:rPr>
          <w:sz w:val="22"/>
          <w:szCs w:val="22"/>
          <w:rtl w:val="0"/>
        </w:rPr>
        <w:t xml:space="preserve">controls in each run (‘Contro’)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0" w:firstLine="0"/>
        <w:jc w:val="both"/>
        <w:rPr>
          <w:rFonts w:ascii="Roboto" w:cs="Roboto" w:eastAsia="Roboto" w:hAnsi="Roboto"/>
          <w:b w:val="1"/>
          <w:bCs w:val="1"/>
          <w:color w:val="222222"/>
          <w:sz w:val="18"/>
          <w:szCs w:val="18"/>
        </w:rPr>
      </w:pPr>
      <w:r w:rsidDel="00000000" w:rsidR="00000000" w:rsidRPr="00000000">
        <w:rPr>
          <w:rtl w:val="0"/>
        </w:rPr>
      </w:r>
    </w:p>
    <w:p w:rsidR="00000000" w:rsidDel="00000000" w:rsidP="00000000" w:rsidRDefault="00000000" w:rsidRPr="00000000" w14:paraId="00000035">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hanging="360"/>
        <w:jc w:val="both"/>
        <w:rPr>
          <w:rFonts w:ascii="Roboto" w:cs="Roboto" w:eastAsia="Roboto" w:hAnsi="Roboto"/>
          <w:b w:val="1"/>
          <w:bCs w:val="1"/>
          <w:color w:val="222222"/>
          <w:sz w:val="18"/>
          <w:szCs w:val="18"/>
          <w:u w:val="none"/>
        </w:rPr>
      </w:pPr>
      <w:r w:rsidDel="00000000" w:rsidR="00000000" w:rsidRPr="00000000">
        <w:rPr>
          <w:rFonts w:ascii="Roboto" w:cs="Roboto" w:eastAsia="Roboto" w:hAnsi="Roboto"/>
          <w:b w:val="1"/>
          <w:bCs w:val="1"/>
          <w:color w:val="222222"/>
          <w:sz w:val="18"/>
          <w:szCs w:val="18"/>
          <w:rtl w:val="0"/>
        </w:rPr>
        <w:t xml:space="preserve">Run210818_raw data.csv</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shd w:fill="fce5cd" w:val="clear"/>
        </w:rPr>
      </w:pPr>
      <w:r w:rsidDel="00000000" w:rsidR="00000000" w:rsidRPr="00000000">
        <w:rPr>
          <w:rFonts w:ascii="Roboto" w:cs="Roboto" w:eastAsia="Roboto" w:hAnsi="Roboto"/>
          <w:color w:val="222222"/>
          <w:sz w:val="18"/>
          <w:szCs w:val="18"/>
          <w:shd w:fill="fce5cd" w:val="clear"/>
          <w:rtl w:val="0"/>
        </w:rPr>
        <w:t xml:space="preserve">Contro1_000u_exp010821_run180821_03</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shd w:fill="fce5cd" w:val="clear"/>
        </w:rPr>
      </w:pPr>
      <w:r w:rsidDel="00000000" w:rsidR="00000000" w:rsidRPr="00000000">
        <w:rPr>
          <w:rFonts w:ascii="Roboto" w:cs="Roboto" w:eastAsia="Roboto" w:hAnsi="Roboto"/>
          <w:color w:val="222222"/>
          <w:sz w:val="18"/>
          <w:szCs w:val="18"/>
          <w:shd w:fill="fce5cd" w:val="clear"/>
          <w:rtl w:val="0"/>
        </w:rPr>
        <w:t xml:space="preserve">Contro2_000u_exp010821_run180821_04</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shd w:fill="fce5cd" w:val="clear"/>
        </w:rPr>
      </w:pPr>
      <w:r w:rsidDel="00000000" w:rsidR="00000000" w:rsidRPr="00000000">
        <w:rPr>
          <w:rFonts w:ascii="Roboto" w:cs="Roboto" w:eastAsia="Roboto" w:hAnsi="Roboto"/>
          <w:color w:val="222222"/>
          <w:sz w:val="18"/>
          <w:szCs w:val="18"/>
          <w:shd w:fill="fce5cd" w:val="clear"/>
          <w:rtl w:val="0"/>
        </w:rPr>
        <w:t xml:space="preserve">Contro3_000u_exp010821_run180821_05</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shd w:fill="fce5cd" w:val="clear"/>
        </w:rPr>
      </w:pPr>
      <w:r w:rsidDel="00000000" w:rsidR="00000000" w:rsidRPr="00000000">
        <w:rPr>
          <w:rFonts w:ascii="Roboto" w:cs="Roboto" w:eastAsia="Roboto" w:hAnsi="Roboto"/>
          <w:color w:val="222222"/>
          <w:sz w:val="18"/>
          <w:szCs w:val="18"/>
          <w:shd w:fill="fce5cd" w:val="clear"/>
          <w:rtl w:val="0"/>
        </w:rPr>
        <w:t xml:space="preserve">Contro4_000u_exp010821_run180821_06</w:t>
      </w: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highlight w:val="green"/>
        </w:rPr>
      </w:pPr>
      <w:r w:rsidDel="00000000" w:rsidR="00000000" w:rsidRPr="00000000">
        <w:rPr>
          <w:rFonts w:ascii="Roboto" w:cs="Roboto" w:eastAsia="Roboto" w:hAnsi="Roboto"/>
          <w:color w:val="222222"/>
          <w:sz w:val="18"/>
          <w:szCs w:val="18"/>
          <w:highlight w:val="green"/>
          <w:rtl w:val="0"/>
        </w:rPr>
        <w:t xml:space="preserve">Contro1_000u_exp040821_run180821_25</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highlight w:val="green"/>
        </w:rPr>
      </w:pPr>
      <w:r w:rsidDel="00000000" w:rsidR="00000000" w:rsidRPr="00000000">
        <w:rPr>
          <w:rFonts w:ascii="Roboto" w:cs="Roboto" w:eastAsia="Roboto" w:hAnsi="Roboto"/>
          <w:color w:val="222222"/>
          <w:sz w:val="18"/>
          <w:szCs w:val="18"/>
          <w:highlight w:val="green"/>
          <w:rtl w:val="0"/>
        </w:rPr>
        <w:t xml:space="preserve">Contro2_000u_exp040821_run180821_26</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highlight w:val="green"/>
        </w:rPr>
      </w:pPr>
      <w:r w:rsidDel="00000000" w:rsidR="00000000" w:rsidRPr="00000000">
        <w:rPr>
          <w:rFonts w:ascii="Roboto" w:cs="Roboto" w:eastAsia="Roboto" w:hAnsi="Roboto"/>
          <w:color w:val="222222"/>
          <w:sz w:val="18"/>
          <w:szCs w:val="18"/>
          <w:highlight w:val="green"/>
          <w:rtl w:val="0"/>
        </w:rPr>
        <w:t xml:space="preserve">Contro3_000u_exp040821_run180821_27</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highlight w:val="green"/>
        </w:rPr>
      </w:pPr>
      <w:r w:rsidDel="00000000" w:rsidR="00000000" w:rsidRPr="00000000">
        <w:rPr>
          <w:rFonts w:ascii="Roboto" w:cs="Roboto" w:eastAsia="Roboto" w:hAnsi="Roboto"/>
          <w:color w:val="222222"/>
          <w:sz w:val="18"/>
          <w:szCs w:val="18"/>
          <w:highlight w:val="green"/>
          <w:rtl w:val="0"/>
        </w:rPr>
        <w:t xml:space="preserve">Contro4_000u_exp040821_run180821_28</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rPr>
      </w:pPr>
      <w:r w:rsidDel="00000000" w:rsidR="00000000" w:rsidRPr="00000000">
        <w:rPr>
          <w:rtl w:val="0"/>
        </w:rPr>
      </w:r>
    </w:p>
    <w:p w:rsidR="00000000" w:rsidDel="00000000" w:rsidP="00000000" w:rsidRDefault="00000000" w:rsidRPr="00000000" w14:paraId="0000003F">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hanging="360"/>
        <w:jc w:val="both"/>
        <w:rPr>
          <w:rFonts w:ascii="Roboto" w:cs="Roboto" w:eastAsia="Roboto" w:hAnsi="Roboto"/>
          <w:b w:val="1"/>
          <w:bCs w:val="1"/>
          <w:color w:val="222222"/>
          <w:sz w:val="18"/>
          <w:szCs w:val="18"/>
          <w:u w:val="none"/>
        </w:rPr>
      </w:pPr>
      <w:r w:rsidDel="00000000" w:rsidR="00000000" w:rsidRPr="00000000">
        <w:rPr>
          <w:rFonts w:ascii="Roboto" w:cs="Roboto" w:eastAsia="Roboto" w:hAnsi="Roboto"/>
          <w:b w:val="1"/>
          <w:bCs w:val="1"/>
          <w:color w:val="222222"/>
          <w:sz w:val="18"/>
          <w:szCs w:val="18"/>
          <w:rtl w:val="0"/>
        </w:rPr>
        <w:t xml:space="preserve">Run210929_raw data.csv</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highlight w:val="cyan"/>
        </w:rPr>
      </w:pPr>
      <w:r w:rsidDel="00000000" w:rsidR="00000000" w:rsidRPr="00000000">
        <w:rPr>
          <w:rFonts w:ascii="Roboto" w:cs="Roboto" w:eastAsia="Roboto" w:hAnsi="Roboto"/>
          <w:color w:val="222222"/>
          <w:sz w:val="18"/>
          <w:szCs w:val="18"/>
          <w:highlight w:val="cyan"/>
          <w:rtl w:val="0"/>
        </w:rPr>
        <w:t xml:space="preserve">Contro1_000u_exp300821_run290921_01</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highlight w:val="cyan"/>
        </w:rPr>
      </w:pPr>
      <w:r w:rsidDel="00000000" w:rsidR="00000000" w:rsidRPr="00000000">
        <w:rPr>
          <w:rFonts w:ascii="Roboto" w:cs="Roboto" w:eastAsia="Roboto" w:hAnsi="Roboto"/>
          <w:color w:val="222222"/>
          <w:sz w:val="18"/>
          <w:szCs w:val="18"/>
          <w:highlight w:val="cyan"/>
          <w:rtl w:val="0"/>
        </w:rPr>
        <w:t xml:space="preserve">Contro2_000u_exp300821_run290921_02</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highlight w:val="cyan"/>
        </w:rPr>
      </w:pPr>
      <w:r w:rsidDel="00000000" w:rsidR="00000000" w:rsidRPr="00000000">
        <w:rPr>
          <w:rFonts w:ascii="Roboto" w:cs="Roboto" w:eastAsia="Roboto" w:hAnsi="Roboto"/>
          <w:color w:val="222222"/>
          <w:sz w:val="18"/>
          <w:szCs w:val="18"/>
          <w:highlight w:val="cyan"/>
          <w:rtl w:val="0"/>
        </w:rPr>
        <w:t xml:space="preserve">Contro3_000u_exp300821_run290921_03</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highlight w:val="cyan"/>
        </w:rPr>
      </w:pPr>
      <w:r w:rsidDel="00000000" w:rsidR="00000000" w:rsidRPr="00000000">
        <w:rPr>
          <w:rFonts w:ascii="Roboto" w:cs="Roboto" w:eastAsia="Roboto" w:hAnsi="Roboto"/>
          <w:color w:val="222222"/>
          <w:sz w:val="18"/>
          <w:szCs w:val="18"/>
          <w:highlight w:val="cyan"/>
          <w:rtl w:val="0"/>
        </w:rPr>
        <w:t xml:space="preserve">Contro4_000u_exp300821_run290921_04</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highlight w:val="yellow"/>
        </w:rPr>
      </w:pPr>
      <w:r w:rsidDel="00000000" w:rsidR="00000000" w:rsidRPr="00000000">
        <w:rPr>
          <w:rFonts w:ascii="Roboto" w:cs="Roboto" w:eastAsia="Roboto" w:hAnsi="Roboto"/>
          <w:color w:val="222222"/>
          <w:sz w:val="18"/>
          <w:szCs w:val="18"/>
          <w:highlight w:val="yellow"/>
          <w:rtl w:val="0"/>
        </w:rPr>
        <w:t xml:space="preserve">Contro1_000u_exp130921_run290921_32</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highlight w:val="yellow"/>
        </w:rPr>
      </w:pPr>
      <w:r w:rsidDel="00000000" w:rsidR="00000000" w:rsidRPr="00000000">
        <w:rPr>
          <w:rFonts w:ascii="Roboto" w:cs="Roboto" w:eastAsia="Roboto" w:hAnsi="Roboto"/>
          <w:color w:val="222222"/>
          <w:sz w:val="18"/>
          <w:szCs w:val="18"/>
          <w:highlight w:val="yellow"/>
          <w:rtl w:val="0"/>
        </w:rPr>
        <w:t xml:space="preserve">Contro2_000u_exp130921_run290921_33</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highlight w:val="yellow"/>
        </w:rPr>
      </w:pPr>
      <w:r w:rsidDel="00000000" w:rsidR="00000000" w:rsidRPr="00000000">
        <w:rPr>
          <w:rFonts w:ascii="Roboto" w:cs="Roboto" w:eastAsia="Roboto" w:hAnsi="Roboto"/>
          <w:color w:val="222222"/>
          <w:sz w:val="18"/>
          <w:szCs w:val="18"/>
          <w:highlight w:val="yellow"/>
          <w:rtl w:val="0"/>
        </w:rPr>
        <w:t xml:space="preserve">Contro3_000u_exp130921_run290921_34</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highlight w:val="yellow"/>
        </w:rPr>
      </w:pPr>
      <w:r w:rsidDel="00000000" w:rsidR="00000000" w:rsidRPr="00000000">
        <w:rPr>
          <w:rFonts w:ascii="Roboto" w:cs="Roboto" w:eastAsia="Roboto" w:hAnsi="Roboto"/>
          <w:color w:val="222222"/>
          <w:sz w:val="18"/>
          <w:szCs w:val="18"/>
          <w:highlight w:val="yellow"/>
          <w:rtl w:val="0"/>
        </w:rPr>
        <w:t xml:space="preserve">Contro4_000u_exp130921_run290921_35</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rPr>
      </w:pPr>
      <w:r w:rsidDel="00000000" w:rsidR="00000000" w:rsidRPr="00000000">
        <w:rPr>
          <w:rtl w:val="0"/>
        </w:rPr>
      </w:r>
    </w:p>
    <w:p w:rsidR="00000000" w:rsidDel="00000000" w:rsidP="00000000" w:rsidRDefault="00000000" w:rsidRPr="00000000" w14:paraId="0000004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hanging="360"/>
        <w:jc w:val="both"/>
        <w:rPr>
          <w:rFonts w:ascii="Roboto" w:cs="Roboto" w:eastAsia="Roboto" w:hAnsi="Roboto"/>
          <w:b w:val="1"/>
          <w:bCs w:val="1"/>
          <w:color w:val="222222"/>
          <w:sz w:val="18"/>
          <w:szCs w:val="18"/>
          <w:u w:val="none"/>
        </w:rPr>
      </w:pPr>
      <w:r w:rsidDel="00000000" w:rsidR="00000000" w:rsidRPr="00000000">
        <w:rPr>
          <w:rFonts w:ascii="Roboto" w:cs="Roboto" w:eastAsia="Roboto" w:hAnsi="Roboto"/>
          <w:b w:val="1"/>
          <w:bCs w:val="1"/>
          <w:color w:val="222222"/>
          <w:sz w:val="18"/>
          <w:szCs w:val="18"/>
          <w:rtl w:val="0"/>
        </w:rPr>
        <w:t xml:space="preserve">Run211011_raw data.csv</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highlight w:val="magenta"/>
        </w:rPr>
      </w:pPr>
      <w:r w:rsidDel="00000000" w:rsidR="00000000" w:rsidRPr="00000000">
        <w:rPr>
          <w:rFonts w:ascii="Roboto" w:cs="Roboto" w:eastAsia="Roboto" w:hAnsi="Roboto"/>
          <w:color w:val="222222"/>
          <w:sz w:val="18"/>
          <w:szCs w:val="18"/>
          <w:highlight w:val="magenta"/>
          <w:rtl w:val="0"/>
        </w:rPr>
        <w:t xml:space="preserve">Contro1_000u_exp200921_run111021_09</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highlight w:val="magenta"/>
        </w:rPr>
      </w:pPr>
      <w:r w:rsidDel="00000000" w:rsidR="00000000" w:rsidRPr="00000000">
        <w:rPr>
          <w:rFonts w:ascii="Roboto" w:cs="Roboto" w:eastAsia="Roboto" w:hAnsi="Roboto"/>
          <w:color w:val="222222"/>
          <w:sz w:val="18"/>
          <w:szCs w:val="18"/>
          <w:highlight w:val="magenta"/>
          <w:rtl w:val="0"/>
        </w:rPr>
        <w:t xml:space="preserve">Contro2_000u_exp200921_run111021_10</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highlight w:val="magenta"/>
        </w:rPr>
      </w:pPr>
      <w:r w:rsidDel="00000000" w:rsidR="00000000" w:rsidRPr="00000000">
        <w:rPr>
          <w:rFonts w:ascii="Roboto" w:cs="Roboto" w:eastAsia="Roboto" w:hAnsi="Roboto"/>
          <w:color w:val="222222"/>
          <w:sz w:val="18"/>
          <w:szCs w:val="18"/>
          <w:highlight w:val="magenta"/>
          <w:rtl w:val="0"/>
        </w:rPr>
        <w:t xml:space="preserve">Contro3_000u_exp200921_run111021_11</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highlight w:val="magenta"/>
        </w:rPr>
      </w:pPr>
      <w:r w:rsidDel="00000000" w:rsidR="00000000" w:rsidRPr="00000000">
        <w:rPr>
          <w:rFonts w:ascii="Roboto" w:cs="Roboto" w:eastAsia="Roboto" w:hAnsi="Roboto"/>
          <w:color w:val="222222"/>
          <w:sz w:val="18"/>
          <w:szCs w:val="18"/>
          <w:highlight w:val="magenta"/>
          <w:rtl w:val="0"/>
        </w:rPr>
        <w:t xml:space="preserve">Contro4_000u_exp200921_run111021_12</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rPr>
      </w:pPr>
      <w:r w:rsidDel="00000000" w:rsidR="00000000" w:rsidRPr="00000000">
        <w:rPr>
          <w:rtl w:val="0"/>
        </w:rPr>
      </w:r>
    </w:p>
    <w:p w:rsidR="00000000" w:rsidDel="00000000" w:rsidP="00000000" w:rsidRDefault="00000000" w:rsidRPr="00000000" w14:paraId="0000004F">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hanging="360"/>
        <w:jc w:val="both"/>
        <w:rPr>
          <w:rFonts w:ascii="Roboto" w:cs="Roboto" w:eastAsia="Roboto" w:hAnsi="Roboto"/>
          <w:b w:val="1"/>
          <w:bCs w:val="1"/>
          <w:color w:val="222222"/>
          <w:sz w:val="18"/>
          <w:szCs w:val="18"/>
          <w:u w:val="none"/>
        </w:rPr>
      </w:pPr>
      <w:r w:rsidDel="00000000" w:rsidR="00000000" w:rsidRPr="00000000">
        <w:rPr>
          <w:rFonts w:ascii="Roboto" w:cs="Roboto" w:eastAsia="Roboto" w:hAnsi="Roboto"/>
          <w:b w:val="1"/>
          <w:bCs w:val="1"/>
          <w:color w:val="222222"/>
          <w:sz w:val="18"/>
          <w:szCs w:val="18"/>
          <w:rtl w:val="0"/>
        </w:rPr>
        <w:t xml:space="preserve">Run211110_raw data.csv</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shd w:fill="8e7cc3" w:val="clear"/>
        </w:rPr>
      </w:pPr>
      <w:r w:rsidDel="00000000" w:rsidR="00000000" w:rsidRPr="00000000">
        <w:rPr>
          <w:rFonts w:ascii="Roboto" w:cs="Roboto" w:eastAsia="Roboto" w:hAnsi="Roboto"/>
          <w:color w:val="222222"/>
          <w:sz w:val="18"/>
          <w:szCs w:val="18"/>
          <w:shd w:fill="8e7cc3" w:val="clear"/>
          <w:rtl w:val="0"/>
        </w:rPr>
        <w:t xml:space="preserve">Contro1_000u_exp130921_run101121_20</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shd w:fill="8e7cc3" w:val="clear"/>
        </w:rPr>
      </w:pPr>
      <w:r w:rsidDel="00000000" w:rsidR="00000000" w:rsidRPr="00000000">
        <w:rPr>
          <w:rFonts w:ascii="Roboto" w:cs="Roboto" w:eastAsia="Roboto" w:hAnsi="Roboto"/>
          <w:color w:val="222222"/>
          <w:sz w:val="18"/>
          <w:szCs w:val="18"/>
          <w:shd w:fill="8e7cc3" w:val="clear"/>
          <w:rtl w:val="0"/>
        </w:rPr>
        <w:t xml:space="preserve">Contro2_000u_exp130921_run101121_21</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shd w:fill="8e7cc3" w:val="clear"/>
        </w:rPr>
      </w:pPr>
      <w:r w:rsidDel="00000000" w:rsidR="00000000" w:rsidRPr="00000000">
        <w:rPr>
          <w:rFonts w:ascii="Roboto" w:cs="Roboto" w:eastAsia="Roboto" w:hAnsi="Roboto"/>
          <w:color w:val="222222"/>
          <w:sz w:val="18"/>
          <w:szCs w:val="18"/>
          <w:shd w:fill="8e7cc3" w:val="clear"/>
          <w:rtl w:val="0"/>
        </w:rPr>
        <w:t xml:space="preserve">Contro3_000u_exp130921_run101121_22</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shd w:fill="8e7cc3" w:val="clear"/>
        </w:rPr>
      </w:pPr>
      <w:r w:rsidDel="00000000" w:rsidR="00000000" w:rsidRPr="00000000">
        <w:rPr>
          <w:rFonts w:ascii="Roboto" w:cs="Roboto" w:eastAsia="Roboto" w:hAnsi="Roboto"/>
          <w:color w:val="222222"/>
          <w:sz w:val="18"/>
          <w:szCs w:val="18"/>
          <w:shd w:fill="8e7cc3" w:val="clear"/>
          <w:rtl w:val="0"/>
        </w:rPr>
        <w:t xml:space="preserve">Contro4_000u_exp130921_run101121_23</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shd w:fill="8e7cc3" w:val="clear"/>
        </w:rPr>
      </w:pPr>
      <w:r w:rsidDel="00000000" w:rsidR="00000000" w:rsidRPr="00000000">
        <w:rPr>
          <w:rFonts w:ascii="Roboto" w:cs="Roboto" w:eastAsia="Roboto" w:hAnsi="Roboto"/>
          <w:color w:val="222222"/>
          <w:sz w:val="18"/>
          <w:szCs w:val="18"/>
          <w:shd w:fill="8e7cc3" w:val="clear"/>
          <w:rtl w:val="0"/>
        </w:rPr>
        <w:t xml:space="preserve">Contro5_000u_exp130921_run101121_24</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shd w:fill="8e7cc3" w:val="clear"/>
        </w:rPr>
      </w:pPr>
      <w:r w:rsidDel="00000000" w:rsidR="00000000" w:rsidRPr="00000000">
        <w:rPr>
          <w:rFonts w:ascii="Roboto" w:cs="Roboto" w:eastAsia="Roboto" w:hAnsi="Roboto"/>
          <w:color w:val="222222"/>
          <w:sz w:val="18"/>
          <w:szCs w:val="18"/>
          <w:shd w:fill="8e7cc3" w:val="clear"/>
          <w:rtl w:val="0"/>
        </w:rPr>
        <w:t xml:space="preserve">Contro6_000u_exp130921_run101121_25</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shd w:fill="8e7cc3" w:val="clear"/>
        </w:rPr>
      </w:pPr>
      <w:r w:rsidDel="00000000" w:rsidR="00000000" w:rsidRPr="00000000">
        <w:rPr>
          <w:rFonts w:ascii="Roboto" w:cs="Roboto" w:eastAsia="Roboto" w:hAnsi="Roboto"/>
          <w:color w:val="222222"/>
          <w:sz w:val="18"/>
          <w:szCs w:val="18"/>
          <w:shd w:fill="8e7cc3" w:val="clear"/>
          <w:rtl w:val="0"/>
        </w:rPr>
        <w:t xml:space="preserve">Contro7_000u_exp130921_run101121_26</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shd w:fill="8e7cc3" w:val="clear"/>
        </w:rPr>
      </w:pPr>
      <w:r w:rsidDel="00000000" w:rsidR="00000000" w:rsidRPr="00000000">
        <w:rPr>
          <w:rFonts w:ascii="Roboto" w:cs="Roboto" w:eastAsia="Roboto" w:hAnsi="Roboto"/>
          <w:color w:val="222222"/>
          <w:sz w:val="18"/>
          <w:szCs w:val="18"/>
          <w:shd w:fill="8e7cc3" w:val="clear"/>
          <w:rtl w:val="0"/>
        </w:rPr>
        <w:t xml:space="preserve">Contro8_000u_exp130921_run101121_27</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shd w:fill="d0e0e3" w:val="clear"/>
        </w:rPr>
      </w:pPr>
      <w:r w:rsidDel="00000000" w:rsidR="00000000" w:rsidRPr="00000000">
        <w:rPr>
          <w:rFonts w:ascii="Roboto" w:cs="Roboto" w:eastAsia="Roboto" w:hAnsi="Roboto"/>
          <w:color w:val="222222"/>
          <w:sz w:val="18"/>
          <w:szCs w:val="18"/>
          <w:shd w:fill="d0e0e3" w:val="clear"/>
          <w:rtl w:val="0"/>
        </w:rPr>
        <w:t xml:space="preserve">Contro1_000u_exp181021_run101121_38</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shd w:fill="d0e0e3" w:val="clear"/>
        </w:rPr>
      </w:pPr>
      <w:r w:rsidDel="00000000" w:rsidR="00000000" w:rsidRPr="00000000">
        <w:rPr>
          <w:rFonts w:ascii="Roboto" w:cs="Roboto" w:eastAsia="Roboto" w:hAnsi="Roboto"/>
          <w:color w:val="222222"/>
          <w:sz w:val="18"/>
          <w:szCs w:val="18"/>
          <w:shd w:fill="d0e0e3" w:val="clear"/>
          <w:rtl w:val="0"/>
        </w:rPr>
        <w:t xml:space="preserve">Contro2_000u_exp181021_run101121_39</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shd w:fill="d0e0e3" w:val="clear"/>
        </w:rPr>
      </w:pPr>
      <w:r w:rsidDel="00000000" w:rsidR="00000000" w:rsidRPr="00000000">
        <w:rPr>
          <w:rFonts w:ascii="Roboto" w:cs="Roboto" w:eastAsia="Roboto" w:hAnsi="Roboto"/>
          <w:color w:val="222222"/>
          <w:sz w:val="18"/>
          <w:szCs w:val="18"/>
          <w:shd w:fill="d0e0e3" w:val="clear"/>
          <w:rtl w:val="0"/>
        </w:rPr>
        <w:t xml:space="preserve">Contro3_000u_exp181021_run101121_40</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shd w:fill="d0e0e3" w:val="clear"/>
        </w:rPr>
      </w:pPr>
      <w:r w:rsidDel="00000000" w:rsidR="00000000" w:rsidRPr="00000000">
        <w:rPr>
          <w:rFonts w:ascii="Roboto" w:cs="Roboto" w:eastAsia="Roboto" w:hAnsi="Roboto"/>
          <w:color w:val="222222"/>
          <w:sz w:val="18"/>
          <w:szCs w:val="18"/>
          <w:shd w:fill="d0e0e3" w:val="clear"/>
          <w:rtl w:val="0"/>
        </w:rPr>
        <w:t xml:space="preserve">Contro4_000u_exp181021_run101121_41</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rPr>
      </w:pPr>
      <w:r w:rsidDel="00000000" w:rsidR="00000000" w:rsidRPr="00000000">
        <w:rPr>
          <w:rtl w:val="0"/>
        </w:rPr>
      </w:r>
    </w:p>
    <w:p w:rsidR="00000000" w:rsidDel="00000000" w:rsidP="00000000" w:rsidRDefault="00000000" w:rsidRPr="00000000" w14:paraId="0000005D">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hanging="360"/>
        <w:jc w:val="both"/>
        <w:rPr>
          <w:rFonts w:ascii="Roboto" w:cs="Roboto" w:eastAsia="Roboto" w:hAnsi="Roboto"/>
          <w:b w:val="1"/>
          <w:bCs w:val="1"/>
          <w:color w:val="222222"/>
          <w:sz w:val="18"/>
          <w:szCs w:val="18"/>
          <w:u w:val="none"/>
        </w:rPr>
      </w:pPr>
      <w:r w:rsidDel="00000000" w:rsidR="00000000" w:rsidRPr="00000000">
        <w:rPr>
          <w:rFonts w:ascii="Roboto" w:cs="Roboto" w:eastAsia="Roboto" w:hAnsi="Roboto"/>
          <w:b w:val="1"/>
          <w:bCs w:val="1"/>
          <w:color w:val="222222"/>
          <w:sz w:val="18"/>
          <w:szCs w:val="18"/>
          <w:rtl w:val="0"/>
        </w:rPr>
        <w:t xml:space="preserve">Run211125_raw data.csv</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rPr>
      </w:pPr>
      <w:r w:rsidDel="00000000" w:rsidR="00000000" w:rsidRPr="00000000">
        <w:rPr>
          <w:rtl w:val="0"/>
        </w:rPr>
      </w:r>
    </w:p>
    <w:p w:rsidR="00000000" w:rsidDel="00000000" w:rsidP="00000000" w:rsidRDefault="00000000" w:rsidRPr="00000000" w14:paraId="0000005F">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hanging="360"/>
        <w:jc w:val="both"/>
        <w:rPr>
          <w:rFonts w:ascii="Roboto" w:cs="Roboto" w:eastAsia="Roboto" w:hAnsi="Roboto"/>
          <w:b w:val="1"/>
          <w:bCs w:val="1"/>
          <w:color w:val="222222"/>
          <w:sz w:val="18"/>
          <w:szCs w:val="18"/>
          <w:u w:val="none"/>
        </w:rPr>
      </w:pPr>
      <w:r w:rsidDel="00000000" w:rsidR="00000000" w:rsidRPr="00000000">
        <w:rPr>
          <w:rFonts w:ascii="Roboto" w:cs="Roboto" w:eastAsia="Roboto" w:hAnsi="Roboto"/>
          <w:b w:val="1"/>
          <w:bCs w:val="1"/>
          <w:color w:val="222222"/>
          <w:sz w:val="18"/>
          <w:szCs w:val="18"/>
          <w:rtl w:val="0"/>
        </w:rPr>
        <w:t xml:space="preserve">Run211207_raw data.csv</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shd w:fill="ead1dc" w:val="clear"/>
        </w:rPr>
      </w:pPr>
      <w:r w:rsidDel="00000000" w:rsidR="00000000" w:rsidRPr="00000000">
        <w:rPr>
          <w:rFonts w:ascii="Roboto" w:cs="Roboto" w:eastAsia="Roboto" w:hAnsi="Roboto"/>
          <w:color w:val="222222"/>
          <w:sz w:val="18"/>
          <w:szCs w:val="18"/>
          <w:shd w:fill="ead1dc" w:val="clear"/>
          <w:rtl w:val="0"/>
        </w:rPr>
        <w:t xml:space="preserve">Contro1_000u_exp151121_run071221_01</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shd w:fill="ead1dc" w:val="clear"/>
        </w:rPr>
      </w:pPr>
      <w:r w:rsidDel="00000000" w:rsidR="00000000" w:rsidRPr="00000000">
        <w:rPr>
          <w:rFonts w:ascii="Roboto" w:cs="Roboto" w:eastAsia="Roboto" w:hAnsi="Roboto"/>
          <w:color w:val="222222"/>
          <w:sz w:val="18"/>
          <w:szCs w:val="18"/>
          <w:shd w:fill="ead1dc" w:val="clear"/>
          <w:rtl w:val="0"/>
        </w:rPr>
        <w:t xml:space="preserve">Contro2_000u_exp151121_run071221_02</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shd w:fill="ead1dc" w:val="clear"/>
        </w:rPr>
      </w:pPr>
      <w:r w:rsidDel="00000000" w:rsidR="00000000" w:rsidRPr="00000000">
        <w:rPr>
          <w:rFonts w:ascii="Roboto" w:cs="Roboto" w:eastAsia="Roboto" w:hAnsi="Roboto"/>
          <w:color w:val="222222"/>
          <w:sz w:val="18"/>
          <w:szCs w:val="18"/>
          <w:shd w:fill="ead1dc" w:val="clear"/>
          <w:rtl w:val="0"/>
        </w:rPr>
        <w:t xml:space="preserve">Contro3_000u_exp151121_run071221_03</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shd w:fill="ead1dc" w:val="clear"/>
        </w:rPr>
      </w:pPr>
      <w:r w:rsidDel="00000000" w:rsidR="00000000" w:rsidRPr="00000000">
        <w:rPr>
          <w:rFonts w:ascii="Roboto" w:cs="Roboto" w:eastAsia="Roboto" w:hAnsi="Roboto"/>
          <w:color w:val="222222"/>
          <w:sz w:val="18"/>
          <w:szCs w:val="18"/>
          <w:shd w:fill="ead1dc" w:val="clear"/>
          <w:rtl w:val="0"/>
        </w:rPr>
        <w:t xml:space="preserve">Contro4_000u_exp151121_run071221_04</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rPr>
      </w:pPr>
      <w:r w:rsidDel="00000000" w:rsidR="00000000" w:rsidRPr="00000000">
        <w:rPr>
          <w:rtl w:val="0"/>
        </w:rPr>
      </w:r>
    </w:p>
    <w:p w:rsidR="00000000" w:rsidDel="00000000" w:rsidP="00000000" w:rsidRDefault="00000000" w:rsidRPr="00000000" w14:paraId="00000065">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hanging="360"/>
        <w:jc w:val="both"/>
        <w:rPr>
          <w:rFonts w:ascii="Roboto" w:cs="Roboto" w:eastAsia="Roboto" w:hAnsi="Roboto"/>
          <w:b w:val="1"/>
          <w:bCs w:val="1"/>
          <w:color w:val="222222"/>
          <w:sz w:val="18"/>
          <w:szCs w:val="18"/>
          <w:u w:val="none"/>
        </w:rPr>
      </w:pPr>
      <w:r w:rsidDel="00000000" w:rsidR="00000000" w:rsidRPr="00000000">
        <w:rPr>
          <w:rFonts w:ascii="Roboto" w:cs="Roboto" w:eastAsia="Roboto" w:hAnsi="Roboto"/>
          <w:b w:val="1"/>
          <w:bCs w:val="1"/>
          <w:color w:val="222222"/>
          <w:sz w:val="18"/>
          <w:szCs w:val="18"/>
          <w:rtl w:val="0"/>
        </w:rPr>
        <w:t xml:space="preserve">Run220112-220118_combined_raw data.csv</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shd w:fill="d9ead3" w:val="clear"/>
        </w:rPr>
      </w:pPr>
      <w:r w:rsidDel="00000000" w:rsidR="00000000" w:rsidRPr="00000000">
        <w:rPr>
          <w:rFonts w:ascii="Roboto" w:cs="Roboto" w:eastAsia="Roboto" w:hAnsi="Roboto"/>
          <w:color w:val="222222"/>
          <w:sz w:val="18"/>
          <w:szCs w:val="18"/>
          <w:shd w:fill="d9ead3" w:val="clear"/>
          <w:rtl w:val="0"/>
        </w:rPr>
        <w:t xml:space="preserve">Contro1_000u_exp271221_run180122_17</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shd w:fill="d9ead3" w:val="clear"/>
        </w:rPr>
      </w:pPr>
      <w:r w:rsidDel="00000000" w:rsidR="00000000" w:rsidRPr="00000000">
        <w:rPr>
          <w:rFonts w:ascii="Roboto" w:cs="Roboto" w:eastAsia="Roboto" w:hAnsi="Roboto"/>
          <w:color w:val="222222"/>
          <w:sz w:val="18"/>
          <w:szCs w:val="18"/>
          <w:shd w:fill="d9ead3" w:val="clear"/>
          <w:rtl w:val="0"/>
        </w:rPr>
        <w:t xml:space="preserve">Contro2_000u_exp271221_run180122_18</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shd w:fill="d9ead3" w:val="clear"/>
        </w:rPr>
      </w:pPr>
      <w:r w:rsidDel="00000000" w:rsidR="00000000" w:rsidRPr="00000000">
        <w:rPr>
          <w:rFonts w:ascii="Roboto" w:cs="Roboto" w:eastAsia="Roboto" w:hAnsi="Roboto"/>
          <w:color w:val="222222"/>
          <w:sz w:val="18"/>
          <w:szCs w:val="18"/>
          <w:shd w:fill="d9ead3" w:val="clear"/>
          <w:rtl w:val="0"/>
        </w:rPr>
        <w:t xml:space="preserve">Contro3_000u_exp271221_run180122_19</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shd w:fill="d9ead3" w:val="clear"/>
        </w:rPr>
      </w:pPr>
      <w:r w:rsidDel="00000000" w:rsidR="00000000" w:rsidRPr="00000000">
        <w:rPr>
          <w:rFonts w:ascii="Roboto" w:cs="Roboto" w:eastAsia="Roboto" w:hAnsi="Roboto"/>
          <w:color w:val="222222"/>
          <w:sz w:val="18"/>
          <w:szCs w:val="18"/>
          <w:shd w:fill="d9ead3" w:val="clear"/>
          <w:rtl w:val="0"/>
        </w:rPr>
        <w:t xml:space="preserve">Contro4_000u_exp271221_run180122_20</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rPr>
      </w:pPr>
      <w:r w:rsidDel="00000000" w:rsidR="00000000" w:rsidRPr="00000000">
        <w:rPr>
          <w:rtl w:val="0"/>
        </w:rPr>
      </w:r>
    </w:p>
    <w:p w:rsidR="00000000" w:rsidDel="00000000" w:rsidP="00000000" w:rsidRDefault="00000000" w:rsidRPr="00000000" w14:paraId="0000006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ind w:left="720" w:hanging="360"/>
        <w:jc w:val="both"/>
        <w:rPr>
          <w:rFonts w:ascii="Roboto" w:cs="Roboto" w:eastAsia="Roboto" w:hAnsi="Roboto"/>
          <w:b w:val="1"/>
          <w:bCs w:val="1"/>
          <w:color w:val="222222"/>
          <w:sz w:val="18"/>
          <w:szCs w:val="18"/>
          <w:u w:val="none"/>
        </w:rPr>
      </w:pPr>
      <w:r w:rsidDel="00000000" w:rsidR="00000000" w:rsidRPr="00000000">
        <w:rPr>
          <w:rFonts w:ascii="Roboto" w:cs="Roboto" w:eastAsia="Roboto" w:hAnsi="Roboto"/>
          <w:b w:val="1"/>
          <w:bCs w:val="1"/>
          <w:color w:val="222222"/>
          <w:sz w:val="18"/>
          <w:szCs w:val="18"/>
          <w:rtl w:val="0"/>
        </w:rPr>
        <w:t xml:space="preserve">Run220114_raw data.csv</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0" w:line="240" w:lineRule="auto"/>
        <w:jc w:val="both"/>
        <w:rPr>
          <w:rFonts w:ascii="Roboto" w:cs="Roboto" w:eastAsia="Roboto" w:hAnsi="Roboto"/>
          <w:color w:val="222222"/>
          <w:sz w:val="18"/>
          <w:szCs w:val="18"/>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420" w:lineRule="auto"/>
        <w:jc w:val="both"/>
        <w:rPr>
          <w:color w:val="222222"/>
        </w:rPr>
      </w:pPr>
      <w:r w:rsidDel="00000000" w:rsidR="00000000" w:rsidRPr="00000000">
        <w:rPr>
          <w:rtl w:val="0"/>
        </w:rPr>
      </w:r>
    </w:p>
    <w:p w:rsidR="00000000" w:rsidDel="00000000" w:rsidP="00000000" w:rsidRDefault="00000000" w:rsidRPr="00000000" w14:paraId="0000006E">
      <w:pPr>
        <w:pStyle w:val="Heading1"/>
        <w:jc w:val="both"/>
        <w:rPr>
          <w:b w:val="1"/>
          <w:bCs w:val="1"/>
          <w:sz w:val="32"/>
          <w:szCs w:val="32"/>
        </w:rPr>
      </w:pPr>
      <w:bookmarkStart w:colFirst="0" w:colLast="0" w:name="_4ct9x06vac33" w:id="5"/>
      <w:bookmarkEnd w:id="5"/>
      <w:r w:rsidDel="00000000" w:rsidR="00000000" w:rsidRPr="00000000">
        <w:rPr>
          <w:b w:val="1"/>
          <w:bCs w:val="1"/>
          <w:sz w:val="32"/>
          <w:szCs w:val="32"/>
          <w:rtl w:val="0"/>
        </w:rPr>
        <w:t xml:space="preserve">18/02/2022</w:t>
      </w:r>
    </w:p>
    <w:p w:rsidR="00000000" w:rsidDel="00000000" w:rsidP="00000000" w:rsidRDefault="00000000" w:rsidRPr="00000000" w14:paraId="0000006F">
      <w:pPr>
        <w:ind w:left="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0">
      <w:pPr>
        <w:ind w:left="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 used the experiment </w:t>
      </w:r>
      <w:r w:rsidDel="00000000" w:rsidR="00000000" w:rsidRPr="00000000">
        <w:rPr>
          <w:rFonts w:ascii="Roboto" w:cs="Roboto" w:eastAsia="Roboto" w:hAnsi="Roboto"/>
          <w:b w:val="1"/>
          <w:bCs w:val="1"/>
          <w:sz w:val="20"/>
          <w:szCs w:val="20"/>
          <w:rtl w:val="0"/>
        </w:rPr>
        <w:t xml:space="preserve"> </w:t>
      </w:r>
      <w:r w:rsidDel="00000000" w:rsidR="00000000" w:rsidRPr="00000000">
        <w:rPr>
          <w:rFonts w:ascii="Roboto" w:cs="Roboto" w:eastAsia="Roboto" w:hAnsi="Roboto"/>
          <w:b w:val="1"/>
          <w:bCs w:val="1"/>
          <w:sz w:val="20"/>
          <w:szCs w:val="20"/>
          <w:highlight w:val="yellow"/>
          <w:rtl w:val="0"/>
        </w:rPr>
        <w:t xml:space="preserve">D) 210913</w:t>
      </w:r>
      <w:r w:rsidDel="00000000" w:rsidR="00000000" w:rsidRPr="00000000">
        <w:rPr>
          <w:rFonts w:ascii="Roboto" w:cs="Roboto" w:eastAsia="Roboto" w:hAnsi="Roboto"/>
          <w:sz w:val="20"/>
          <w:szCs w:val="20"/>
          <w:rtl w:val="0"/>
        </w:rPr>
        <w:t xml:space="preserve"> as an example. </w:t>
      </w:r>
    </w:p>
    <w:p w:rsidR="00000000" w:rsidDel="00000000" w:rsidP="00000000" w:rsidRDefault="00000000" w:rsidRPr="00000000" w14:paraId="00000071">
      <w:pPr>
        <w:ind w:left="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2">
      <w:pPr>
        <w:ind w:left="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corresponding data for this experiment lies in 2 different runs : run_210929 (run_id 2 : </w:t>
      </w:r>
      <w:r w:rsidDel="00000000" w:rsidR="00000000" w:rsidRPr="00000000">
        <w:rPr>
          <w:rFonts w:ascii="Roboto" w:cs="Roboto" w:eastAsia="Roboto" w:hAnsi="Roboto"/>
          <w:sz w:val="20"/>
          <w:szCs w:val="20"/>
          <w:highlight w:val="white"/>
          <w:rtl w:val="0"/>
        </w:rPr>
        <w:t xml:space="preserve">413334 seq.barcodes)</w:t>
      </w:r>
      <w:r w:rsidDel="00000000" w:rsidR="00000000" w:rsidRPr="00000000">
        <w:rPr>
          <w:rFonts w:ascii="Roboto" w:cs="Roboto" w:eastAsia="Roboto" w:hAnsi="Roboto"/>
          <w:sz w:val="20"/>
          <w:szCs w:val="20"/>
          <w:rtl w:val="0"/>
        </w:rPr>
        <w:t xml:space="preserve"> and run_211011 (run_id 3 : </w:t>
      </w:r>
      <w:r w:rsidDel="00000000" w:rsidR="00000000" w:rsidRPr="00000000">
        <w:rPr>
          <w:rFonts w:ascii="Roboto" w:cs="Roboto" w:eastAsia="Roboto" w:hAnsi="Roboto"/>
          <w:sz w:val="20"/>
          <w:szCs w:val="20"/>
          <w:highlight w:val="white"/>
          <w:rtl w:val="0"/>
        </w:rPr>
        <w:t xml:space="preserve">311687 seq.barcodes)</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73">
      <w:pPr>
        <w:ind w:left="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4">
      <w:pPr>
        <w:ind w:left="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The controls for this experiment are located in the run_id 2 run_210929. </w:t>
      </w:r>
    </w:p>
    <w:p w:rsidR="00000000" w:rsidDel="00000000" w:rsidP="00000000" w:rsidRDefault="00000000" w:rsidRPr="00000000" w14:paraId="00000075">
      <w:pPr>
        <w:numPr>
          <w:ilvl w:val="0"/>
          <w:numId w:val="17"/>
        </w:numP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Contro1_000u_exp130921_run290921_32</w:t>
      </w:r>
    </w:p>
    <w:p w:rsidR="00000000" w:rsidDel="00000000" w:rsidP="00000000" w:rsidRDefault="00000000" w:rsidRPr="00000000" w14:paraId="00000076">
      <w:pPr>
        <w:numPr>
          <w:ilvl w:val="0"/>
          <w:numId w:val="17"/>
        </w:numP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Contro2_000u_exp130921_run290921_33</w:t>
      </w:r>
    </w:p>
    <w:p w:rsidR="00000000" w:rsidDel="00000000" w:rsidP="00000000" w:rsidRDefault="00000000" w:rsidRPr="00000000" w14:paraId="00000077">
      <w:pPr>
        <w:numPr>
          <w:ilvl w:val="0"/>
          <w:numId w:val="17"/>
        </w:numP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Contro3_000u_exp130921_run290921_34</w:t>
      </w:r>
    </w:p>
    <w:p w:rsidR="00000000" w:rsidDel="00000000" w:rsidP="00000000" w:rsidRDefault="00000000" w:rsidRPr="00000000" w14:paraId="00000078">
      <w:pPr>
        <w:numPr>
          <w:ilvl w:val="0"/>
          <w:numId w:val="17"/>
        </w:numP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Contro4_000u_exp130921_run290921_35</w:t>
      </w:r>
    </w:p>
    <w:p w:rsidR="00000000" w:rsidDel="00000000" w:rsidP="00000000" w:rsidRDefault="00000000" w:rsidRPr="00000000" w14:paraId="00000079">
      <w:pPr>
        <w:ind w:left="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A">
      <w:pPr>
        <w:ind w:left="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First, I checked that all  </w:t>
      </w:r>
      <w:r w:rsidDel="00000000" w:rsidR="00000000" w:rsidRPr="00000000">
        <w:rPr>
          <w:rFonts w:ascii="Roboto" w:cs="Roboto" w:eastAsia="Roboto" w:hAnsi="Roboto"/>
          <w:sz w:val="20"/>
          <w:szCs w:val="20"/>
          <w:highlight w:val="white"/>
          <w:rtl w:val="0"/>
        </w:rPr>
        <w:t xml:space="preserve">413334 seq.barcodes from </w:t>
      </w:r>
      <w:r w:rsidDel="00000000" w:rsidR="00000000" w:rsidRPr="00000000">
        <w:rPr>
          <w:rFonts w:ascii="Roboto" w:cs="Roboto" w:eastAsia="Roboto" w:hAnsi="Roboto"/>
          <w:sz w:val="20"/>
          <w:szCs w:val="20"/>
          <w:rtl w:val="0"/>
        </w:rPr>
        <w:t xml:space="preserve">run_210929 are unique and yes they were.</w:t>
      </w:r>
    </w:p>
    <w:p w:rsidR="00000000" w:rsidDel="00000000" w:rsidP="00000000" w:rsidRDefault="00000000" w:rsidRPr="00000000" w14:paraId="0000007B">
      <w:pPr>
        <w:ind w:left="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C">
      <w:pPr>
        <w:ind w:left="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 summed the reads for each sequenced barcode among the 4 controls and created a new column in the data frame called ‘sum_controls’ and containing the corresponding sums.</w:t>
      </w:r>
    </w:p>
    <w:p w:rsidR="00000000" w:rsidDel="00000000" w:rsidP="00000000" w:rsidRDefault="00000000" w:rsidRPr="00000000" w14:paraId="0000007D">
      <w:pPr>
        <w:ind w:left="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7E">
      <w:pPr>
        <w:ind w:left="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Q. How many barcodes remain in the data frame if we :</w:t>
      </w:r>
    </w:p>
    <w:p w:rsidR="00000000" w:rsidDel="00000000" w:rsidP="00000000" w:rsidRDefault="00000000" w:rsidRPr="00000000" w14:paraId="0000007F">
      <w:pPr>
        <w:numPr>
          <w:ilvl w:val="0"/>
          <w:numId w:val="16"/>
        </w:numP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drop barcodes that have 0 reads in the summed controls:  41117</w:t>
      </w:r>
    </w:p>
    <w:p w:rsidR="00000000" w:rsidDel="00000000" w:rsidP="00000000" w:rsidRDefault="00000000" w:rsidRPr="00000000" w14:paraId="00000080">
      <w:pPr>
        <w:numPr>
          <w:ilvl w:val="0"/>
          <w:numId w:val="16"/>
        </w:numP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drop barcodes that have &lt;5 reads in the summed controls:  9220</w:t>
      </w:r>
    </w:p>
    <w:p w:rsidR="00000000" w:rsidDel="00000000" w:rsidP="00000000" w:rsidRDefault="00000000" w:rsidRPr="00000000" w14:paraId="00000081">
      <w:pPr>
        <w:numPr>
          <w:ilvl w:val="0"/>
          <w:numId w:val="16"/>
        </w:numP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drop barcodes that have &lt;10 reads in the summed controls:  7648</w:t>
      </w:r>
    </w:p>
    <w:p w:rsidR="00000000" w:rsidDel="00000000" w:rsidP="00000000" w:rsidRDefault="00000000" w:rsidRPr="00000000" w14:paraId="00000082">
      <w:pPr>
        <w:numPr>
          <w:ilvl w:val="0"/>
          <w:numId w:val="16"/>
        </w:numP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drop barcodes that have &lt;50 reads in the summed controls:  3312</w:t>
      </w:r>
    </w:p>
    <w:p w:rsidR="00000000" w:rsidDel="00000000" w:rsidP="00000000" w:rsidRDefault="00000000" w:rsidRPr="00000000" w14:paraId="00000083">
      <w:pPr>
        <w:numPr>
          <w:ilvl w:val="0"/>
          <w:numId w:val="16"/>
        </w:numP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drop barcodes that have &lt;100 reads in the summed controls:  1695</w:t>
      </w:r>
    </w:p>
    <w:p w:rsidR="00000000" w:rsidDel="00000000" w:rsidP="00000000" w:rsidRDefault="00000000" w:rsidRPr="00000000" w14:paraId="0000008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5">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Considering that there should be 25’000 barcodes present in the cell population, I’d say we go for a filtering that will only remove the barcodes that are not present in the summed controls (0 reads).</w:t>
      </w:r>
    </w:p>
    <w:p w:rsidR="00000000" w:rsidDel="00000000" w:rsidP="00000000" w:rsidRDefault="00000000" w:rsidRPr="00000000" w14:paraId="0000008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7">
      <w:pPr>
        <w:pStyle w:val="Heading1"/>
        <w:jc w:val="both"/>
        <w:rPr>
          <w:b w:val="1"/>
          <w:bCs w:val="1"/>
          <w:sz w:val="32"/>
          <w:szCs w:val="32"/>
        </w:rPr>
      </w:pPr>
      <w:bookmarkStart w:colFirst="0" w:colLast="0" w:name="_1dy0tx7kht1p" w:id="6"/>
      <w:bookmarkEnd w:id="6"/>
      <w:r w:rsidDel="00000000" w:rsidR="00000000" w:rsidRPr="00000000">
        <w:rPr>
          <w:b w:val="1"/>
          <w:bCs w:val="1"/>
          <w:sz w:val="32"/>
          <w:szCs w:val="32"/>
          <w:rtl w:val="0"/>
        </w:rPr>
        <w:t xml:space="preserve">21</w:t>
      </w:r>
      <w:r w:rsidDel="00000000" w:rsidR="00000000" w:rsidRPr="00000000">
        <w:rPr>
          <w:b w:val="1"/>
          <w:bCs w:val="1"/>
          <w:sz w:val="32"/>
          <w:szCs w:val="32"/>
          <w:rtl w:val="0"/>
        </w:rPr>
        <w:t xml:space="preserve">/02/2022</w:t>
      </w:r>
    </w:p>
    <w:p w:rsidR="00000000" w:rsidDel="00000000" w:rsidP="00000000" w:rsidRDefault="00000000" w:rsidRPr="00000000" w14:paraId="0000008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From there, comes the question of inter-run compatibility of this filtering. </w:t>
      </w:r>
    </w:p>
    <w:p w:rsidR="00000000" w:rsidDel="00000000" w:rsidP="00000000" w:rsidRDefault="00000000" w:rsidRPr="00000000" w14:paraId="0000008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Q. How many seq.barcodes from control_filtered run_210929 (41117) are also present in run_211011 (311687 seq.barcodes)?</w:t>
      </w:r>
    </w:p>
    <w:p w:rsidR="00000000" w:rsidDel="00000000" w:rsidP="00000000" w:rsidRDefault="00000000" w:rsidRPr="00000000" w14:paraId="0000008C">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 </w:t>
      </w:r>
      <w:r w:rsidDel="00000000" w:rsidR="00000000" w:rsidRPr="00000000">
        <w:rPr>
          <w:rFonts w:ascii="Roboto" w:cs="Roboto" w:eastAsia="Roboto" w:hAnsi="Roboto"/>
          <w:sz w:val="20"/>
          <w:szCs w:val="20"/>
          <w:highlight w:val="white"/>
          <w:rtl w:val="0"/>
        </w:rPr>
        <w:t xml:space="preserve">22078</w:t>
      </w:r>
      <w:r w:rsidDel="00000000" w:rsidR="00000000" w:rsidRPr="00000000">
        <w:rPr>
          <w:rFonts w:ascii="Roboto" w:cs="Roboto" w:eastAsia="Roboto" w:hAnsi="Roboto"/>
          <w:sz w:val="20"/>
          <w:szCs w:val="20"/>
          <w:rtl w:val="0"/>
        </w:rPr>
        <w:t xml:space="preserve"> seq.barcodes.</w:t>
      </w:r>
    </w:p>
    <w:p w:rsidR="00000000" w:rsidDel="00000000" w:rsidP="00000000" w:rsidRDefault="00000000" w:rsidRPr="00000000" w14:paraId="0000008D">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8E">
      <w:pPr>
        <w:jc w:val="both"/>
        <w:rPr>
          <w:rFonts w:ascii="Roboto" w:cs="Roboto" w:eastAsia="Roboto" w:hAnsi="Roboto"/>
          <w:sz w:val="20"/>
          <w:szCs w:val="20"/>
        </w:rPr>
      </w:pPr>
      <w:commentRangeStart w:id="7"/>
      <w:r w:rsidDel="00000000" w:rsidR="00000000" w:rsidRPr="00000000">
        <w:rPr>
          <w:rFonts w:ascii="Roboto" w:cs="Roboto" w:eastAsia="Roboto" w:hAnsi="Roboto"/>
          <w:sz w:val="20"/>
          <w:szCs w:val="20"/>
          <w:rtl w:val="0"/>
        </w:rPr>
        <w:t xml:space="preserve">Does this mean that if we want to be able to integrate both runs together (run_210929 and run_211011) in order to analyze/cluster the compounds from experiment D) </w:t>
      </w:r>
      <w:r w:rsidDel="00000000" w:rsidR="00000000" w:rsidRPr="00000000">
        <w:rPr>
          <w:sz w:val="20"/>
          <w:szCs w:val="20"/>
          <w:highlight w:val="white"/>
          <w:rtl w:val="0"/>
        </w:rPr>
        <w:t xml:space="preserve">210913</w:t>
      </w:r>
      <w:r w:rsidDel="00000000" w:rsidR="00000000" w:rsidRPr="00000000">
        <w:rPr>
          <w:rFonts w:ascii="Roboto" w:cs="Roboto" w:eastAsia="Roboto" w:hAnsi="Roboto"/>
          <w:sz w:val="20"/>
          <w:szCs w:val="20"/>
          <w:rtl w:val="0"/>
        </w:rPr>
        <w:t xml:space="preserve">, we need to drop 19’039 barcodes from the run_210929 (41’117 - </w:t>
      </w:r>
      <w:r w:rsidDel="00000000" w:rsidR="00000000" w:rsidRPr="00000000">
        <w:rPr>
          <w:rFonts w:ascii="Roboto" w:cs="Roboto" w:eastAsia="Roboto" w:hAnsi="Roboto"/>
          <w:sz w:val="20"/>
          <w:szCs w:val="20"/>
          <w:highlight w:val="white"/>
          <w:rtl w:val="0"/>
        </w:rPr>
        <w:t xml:space="preserve">22’078</w:t>
      </w:r>
      <w:r w:rsidDel="00000000" w:rsidR="00000000" w:rsidRPr="00000000">
        <w:rPr>
          <w:rFonts w:ascii="Roboto" w:cs="Roboto" w:eastAsia="Roboto" w:hAnsi="Roboto"/>
          <w:sz w:val="20"/>
          <w:szCs w:val="20"/>
          <w:rtl w:val="0"/>
        </w:rPr>
        <w:t xml:space="preserve"> )?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8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0">
      <w:pPr>
        <w:jc w:val="both"/>
        <w:rPr>
          <w:rFonts w:ascii="Roboto" w:cs="Roboto" w:eastAsia="Roboto" w:hAnsi="Roboto"/>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1">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 python analyze_runs.py</w:t>
      </w:r>
    </w:p>
    <w:p w:rsidR="00000000" w:rsidDel="00000000" w:rsidP="00000000" w:rsidRDefault="00000000" w:rsidRPr="00000000" w14:paraId="00000092">
      <w:pPr>
        <w:pStyle w:val="Heading2"/>
        <w:spacing w:after="0" w:before="0" w:lineRule="auto"/>
        <w:jc w:val="both"/>
        <w:rPr>
          <w:sz w:val="22"/>
          <w:szCs w:val="22"/>
        </w:rPr>
      </w:pPr>
      <w:bookmarkStart w:colFirst="0" w:colLast="0" w:name="_2qjyyff4cb7e" w:id="7"/>
      <w:bookmarkEnd w:id="7"/>
      <w:r w:rsidDel="00000000" w:rsidR="00000000" w:rsidRPr="00000000">
        <w:rPr>
          <w:sz w:val="22"/>
          <w:szCs w:val="22"/>
          <w:rtl w:val="0"/>
        </w:rPr>
        <w:t xml:space="preserve">Exp in each run</w:t>
      </w:r>
    </w:p>
    <w:p w:rsidR="00000000" w:rsidDel="00000000" w:rsidP="00000000" w:rsidRDefault="00000000" w:rsidRPr="00000000" w14:paraId="0000009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Run210818_raw data.csv</w:t>
      </w:r>
    </w:p>
    <w:p w:rsidR="00000000" w:rsidDel="00000000" w:rsidP="00000000" w:rsidRDefault="00000000" w:rsidRPr="00000000" w14:paraId="00000095">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sz w:val="20"/>
          <w:szCs w:val="20"/>
          <w:shd w:fill="fce5cd" w:val="clear"/>
          <w:rtl w:val="0"/>
        </w:rPr>
        <w:t xml:space="preserve">'exp010821'</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highlight w:val="green"/>
          <w:rtl w:val="0"/>
        </w:rPr>
        <w:t xml:space="preserve">'exp040821'</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9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Run210929_raw data.csv</w:t>
      </w:r>
    </w:p>
    <w:p w:rsidR="00000000" w:rsidDel="00000000" w:rsidP="00000000" w:rsidRDefault="00000000" w:rsidRPr="00000000" w14:paraId="00000098">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sz w:val="20"/>
          <w:szCs w:val="20"/>
          <w:highlight w:val="cyan"/>
          <w:rtl w:val="0"/>
        </w:rPr>
        <w:t xml:space="preserve">'exp300821'</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highlight w:val="yellow"/>
          <w:rtl w:val="0"/>
        </w:rPr>
        <w:t xml:space="preserve">'exp130921'</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99">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Run211011_raw data.csv</w:t>
      </w:r>
    </w:p>
    <w:p w:rsidR="00000000" w:rsidDel="00000000" w:rsidP="00000000" w:rsidRDefault="00000000" w:rsidRPr="00000000" w14:paraId="0000009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sz w:val="20"/>
          <w:szCs w:val="20"/>
          <w:highlight w:val="yellow"/>
          <w:rtl w:val="0"/>
        </w:rPr>
        <w:t xml:space="preserve">'exp130921'</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highlight w:val="magenta"/>
          <w:rtl w:val="0"/>
        </w:rPr>
        <w:t xml:space="preserve">'exp200921'</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9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9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Run211110_raw data.csv</w:t>
      </w:r>
    </w:p>
    <w:p w:rsidR="00000000" w:rsidDel="00000000" w:rsidP="00000000" w:rsidRDefault="00000000" w:rsidRPr="00000000" w14:paraId="0000009E">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sz w:val="20"/>
          <w:szCs w:val="20"/>
          <w:highlight w:val="magenta"/>
          <w:rtl w:val="0"/>
        </w:rPr>
        <w:t xml:space="preserve">'exp200921'</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shd w:fill="8e7cc3" w:val="clear"/>
          <w:rtl w:val="0"/>
        </w:rPr>
        <w:t xml:space="preserve">'exp130921'</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shd w:fill="d0e0e3" w:val="clear"/>
          <w:rtl w:val="0"/>
        </w:rPr>
        <w:t xml:space="preserve">'exp181021'</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9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Run211125_raw data.csv</w:t>
      </w:r>
    </w:p>
    <w:p w:rsidR="00000000" w:rsidDel="00000000" w:rsidP="00000000" w:rsidRDefault="00000000" w:rsidRPr="00000000" w14:paraId="000000A1">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sz w:val="20"/>
          <w:szCs w:val="20"/>
          <w:shd w:fill="d0e0e3" w:val="clear"/>
          <w:rtl w:val="0"/>
        </w:rPr>
        <w:t xml:space="preserve">'exp181021'</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A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3">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Run211207_raw data.csv</w:t>
      </w:r>
    </w:p>
    <w:p w:rsidR="00000000" w:rsidDel="00000000" w:rsidP="00000000" w:rsidRDefault="00000000" w:rsidRPr="00000000" w14:paraId="000000A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sz w:val="20"/>
          <w:szCs w:val="20"/>
          <w:shd w:fill="ead1dc" w:val="clear"/>
          <w:rtl w:val="0"/>
        </w:rPr>
        <w:t xml:space="preserve">'exp151121'</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A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Run220112-220118_combined_raw data.csv</w:t>
      </w:r>
    </w:p>
    <w:p w:rsidR="00000000" w:rsidDel="00000000" w:rsidP="00000000" w:rsidRDefault="00000000" w:rsidRPr="00000000" w14:paraId="000000A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sz w:val="20"/>
          <w:szCs w:val="20"/>
          <w:shd w:fill="ead1dc" w:val="clear"/>
          <w:rtl w:val="0"/>
        </w:rPr>
        <w:t xml:space="preserve">'exp151121'</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sz w:val="20"/>
          <w:szCs w:val="20"/>
          <w:shd w:fill="d9ead3" w:val="clear"/>
          <w:rtl w:val="0"/>
        </w:rPr>
        <w:t xml:space="preserve">'exp271221'</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A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Run220114_raw data.csv</w:t>
      </w:r>
    </w:p>
    <w:p w:rsidR="00000000" w:rsidDel="00000000" w:rsidP="00000000" w:rsidRDefault="00000000" w:rsidRPr="00000000" w14:paraId="000000AA">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sz w:val="20"/>
          <w:szCs w:val="20"/>
          <w:shd w:fill="d9ead3" w:val="clear"/>
          <w:rtl w:val="0"/>
        </w:rPr>
        <w:t xml:space="preserve">'exp271221'</w:t>
      </w: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0AB">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AC">
      <w:pPr>
        <w:jc w:val="both"/>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w:t>
      </w:r>
      <w:hyperlink r:id="rId13">
        <w:r w:rsidDel="00000000" w:rsidR="00000000" w:rsidRPr="00000000">
          <w:rPr>
            <w:rFonts w:ascii="Roboto" w:cs="Roboto" w:eastAsia="Roboto" w:hAnsi="Roboto"/>
            <w:color w:val="1155cc"/>
            <w:sz w:val="20"/>
            <w:szCs w:val="20"/>
            <w:u w:val="single"/>
            <w:rtl w:val="0"/>
          </w:rPr>
          <w:t xml:space="preserve">UPDATE OF THE TABLES</w:t>
        </w:r>
      </w:hyperlink>
      <w:r w:rsidDel="00000000" w:rsidR="00000000" w:rsidRPr="00000000">
        <w:rPr>
          <w:rtl w:val="0"/>
        </w:rPr>
      </w:r>
    </w:p>
    <w:p w:rsidR="00000000" w:rsidDel="00000000" w:rsidP="00000000" w:rsidRDefault="00000000" w:rsidRPr="00000000" w14:paraId="000000A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Wrote Luca and Houssein to have their opinion on how to normalize or drop absent barcodes from one experiment to the other.</w:t>
      </w:r>
    </w:p>
    <w:p w:rsidR="00000000" w:rsidDel="00000000" w:rsidP="00000000" w:rsidRDefault="00000000" w:rsidRPr="00000000" w14:paraId="000000AE">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I would also have a look on how to deal with missing data for cluster analysis. If you happen to have some knowledge about it, please share :)</w:t>
      </w:r>
      <w:r w:rsidDel="00000000" w:rsidR="00000000" w:rsidRPr="00000000">
        <w:rPr>
          <w:rtl w:val="0"/>
        </w:rPr>
      </w:r>
    </w:p>
    <w:p w:rsidR="00000000" w:rsidDel="00000000" w:rsidP="00000000" w:rsidRDefault="00000000" w:rsidRPr="00000000" w14:paraId="000000AF">
      <w:pPr>
        <w:pStyle w:val="Heading1"/>
        <w:jc w:val="both"/>
        <w:rPr>
          <w:b w:val="1"/>
          <w:bCs w:val="1"/>
          <w:sz w:val="32"/>
          <w:szCs w:val="32"/>
        </w:rPr>
      </w:pPr>
      <w:bookmarkStart w:colFirst="0" w:colLast="0" w:name="_4zchpboo6ry8" w:id="8"/>
      <w:bookmarkEnd w:id="8"/>
      <w:r w:rsidDel="00000000" w:rsidR="00000000" w:rsidRPr="00000000">
        <w:rPr>
          <w:b w:val="1"/>
          <w:bCs w:val="1"/>
          <w:sz w:val="32"/>
          <w:szCs w:val="32"/>
          <w:rtl w:val="0"/>
        </w:rPr>
        <w:t xml:space="preserve">22/02/2022</w:t>
      </w:r>
    </w:p>
    <w:p w:rsidR="00000000" w:rsidDel="00000000" w:rsidP="00000000" w:rsidRDefault="00000000" w:rsidRPr="00000000" w14:paraId="000000B0">
      <w:pPr>
        <w:rPr>
          <w:sz w:val="20"/>
          <w:szCs w:val="20"/>
        </w:rPr>
      </w:pPr>
      <w:hyperlink r:id="rId14">
        <w:r w:rsidDel="00000000" w:rsidR="00000000" w:rsidRPr="00000000">
          <w:rPr>
            <w:color w:val="1155cc"/>
            <w:sz w:val="20"/>
            <w:szCs w:val="20"/>
            <w:u w:val="single"/>
            <w:rtl w:val="0"/>
          </w:rPr>
          <w:t xml:space="preserve">5 Ways to Deal with Missing Data in Cluster Analysis</w:t>
        </w:r>
      </w:hyperlink>
      <w:r w:rsidDel="00000000" w:rsidR="00000000" w:rsidRPr="00000000">
        <w:rPr>
          <w:rtl w:val="0"/>
        </w:rPr>
      </w:r>
    </w:p>
    <w:p w:rsidR="00000000" w:rsidDel="00000000" w:rsidP="00000000" w:rsidRDefault="00000000" w:rsidRPr="00000000" w14:paraId="000000B1">
      <w:pPr>
        <w:rPr>
          <w:sz w:val="20"/>
          <w:szCs w:val="20"/>
        </w:rPr>
      </w:pPr>
      <w:hyperlink r:id="rId15">
        <w:r w:rsidDel="00000000" w:rsidR="00000000" w:rsidRPr="00000000">
          <w:rPr>
            <w:color w:val="1155cc"/>
            <w:sz w:val="20"/>
            <w:szCs w:val="20"/>
            <w:u w:val="single"/>
            <w:rtl w:val="0"/>
          </w:rPr>
          <w:t xml:space="preserve">Optimal clustering with missing values</w:t>
        </w:r>
      </w:hyperlink>
      <w:r w:rsidDel="00000000" w:rsidR="00000000" w:rsidRPr="00000000">
        <w:rPr>
          <w:rtl w:val="0"/>
        </w:rPr>
      </w:r>
    </w:p>
    <w:p w:rsidR="00000000" w:rsidDel="00000000" w:rsidP="00000000" w:rsidRDefault="00000000" w:rsidRPr="00000000" w14:paraId="000000B2">
      <w:pPr>
        <w:rPr>
          <w:sz w:val="20"/>
          <w:szCs w:val="20"/>
        </w:rPr>
      </w:pPr>
      <w:r w:rsidDel="00000000" w:rsidR="00000000" w:rsidRPr="00000000">
        <w:rPr>
          <w:rtl w:val="0"/>
        </w:rPr>
      </w:r>
    </w:p>
    <w:p w:rsidR="00000000" w:rsidDel="00000000" w:rsidP="00000000" w:rsidRDefault="00000000" w:rsidRPr="00000000" w14:paraId="000000B3">
      <w:pPr>
        <w:rPr>
          <w:sz w:val="20"/>
          <w:szCs w:val="20"/>
        </w:rPr>
      </w:pPr>
      <w:r w:rsidDel="00000000" w:rsidR="00000000" w:rsidRPr="00000000">
        <w:rPr>
          <w:sz w:val="20"/>
          <w:szCs w:val="20"/>
          <w:rtl w:val="0"/>
        </w:rPr>
        <w:t xml:space="preserve">I can start analyzing the </w:t>
      </w:r>
      <w:r w:rsidDel="00000000" w:rsidR="00000000" w:rsidRPr="00000000">
        <w:rPr>
          <w:b w:val="1"/>
          <w:bCs w:val="1"/>
          <w:sz w:val="20"/>
          <w:szCs w:val="20"/>
          <w:rtl w:val="0"/>
        </w:rPr>
        <w:t xml:space="preserve">experiments that are contained within a single run</w:t>
      </w:r>
      <w:r w:rsidDel="00000000" w:rsidR="00000000" w:rsidRPr="00000000">
        <w:rPr>
          <w:sz w:val="20"/>
          <w:szCs w:val="20"/>
          <w:rtl w:val="0"/>
        </w:rPr>
        <w:t xml:space="preserve">, using a first step consisting in dropping all barcodes that were not found in the controls (i.e. barcodes with 0 reads in the summed 4 controls). The concerned experiments are :</w:t>
      </w:r>
    </w:p>
    <w:p w:rsidR="00000000" w:rsidDel="00000000" w:rsidP="00000000" w:rsidRDefault="00000000" w:rsidRPr="00000000" w14:paraId="000000B4">
      <w:pPr>
        <w:rPr>
          <w:sz w:val="20"/>
          <w:szCs w:val="20"/>
        </w:rPr>
      </w:pPr>
      <w:r w:rsidDel="00000000" w:rsidR="00000000" w:rsidRPr="00000000">
        <w:rPr>
          <w:rtl w:val="0"/>
        </w:rPr>
      </w:r>
    </w:p>
    <w:p w:rsidR="00000000" w:rsidDel="00000000" w:rsidP="00000000" w:rsidRDefault="00000000" w:rsidRPr="00000000" w14:paraId="000000B5">
      <w:pPr>
        <w:rPr>
          <w:sz w:val="20"/>
          <w:szCs w:val="20"/>
        </w:rPr>
      </w:pPr>
      <w:r w:rsidDel="00000000" w:rsidR="00000000" w:rsidRPr="00000000">
        <w:rPr>
          <w:sz w:val="20"/>
          <w:szCs w:val="20"/>
          <w:rtl w:val="0"/>
        </w:rPr>
        <w:t xml:space="preserve">Experiments</w:t>
        <w:tab/>
        <w:t xml:space="preserve">Exp_date</w:t>
        <w:tab/>
        <w:t xml:space="preserve">Run_date containing the corresponding controls</w:t>
      </w:r>
    </w:p>
    <w:p w:rsidR="00000000" w:rsidDel="00000000" w:rsidP="00000000" w:rsidRDefault="00000000" w:rsidRPr="00000000" w14:paraId="000000B6">
      <w:pPr>
        <w:rPr>
          <w:sz w:val="20"/>
          <w:szCs w:val="20"/>
        </w:rPr>
      </w:pPr>
      <w:r w:rsidDel="00000000" w:rsidR="00000000" w:rsidRPr="00000000">
        <w:rPr>
          <w:sz w:val="20"/>
          <w:szCs w:val="20"/>
          <w:rtl w:val="0"/>
        </w:rPr>
        <w:t xml:space="preserve">A</w:t>
        <w:tab/>
        <w:tab/>
        <w:t xml:space="preserve">210801</w:t>
        <w:tab/>
        <w:tab/>
        <w:t xml:space="preserve">210818</w:t>
      </w:r>
    </w:p>
    <w:p w:rsidR="00000000" w:rsidDel="00000000" w:rsidP="00000000" w:rsidRDefault="00000000" w:rsidRPr="00000000" w14:paraId="000000B7">
      <w:pPr>
        <w:rPr>
          <w:sz w:val="20"/>
          <w:szCs w:val="20"/>
        </w:rPr>
      </w:pPr>
      <w:r w:rsidDel="00000000" w:rsidR="00000000" w:rsidRPr="00000000">
        <w:rPr>
          <w:sz w:val="20"/>
          <w:szCs w:val="20"/>
          <w:rtl w:val="0"/>
        </w:rPr>
        <w:t xml:space="preserve">B</w:t>
        <w:tab/>
        <w:tab/>
        <w:t xml:space="preserve">210804</w:t>
        <w:tab/>
        <w:tab/>
        <w:t xml:space="preserve">210818</w:t>
      </w:r>
    </w:p>
    <w:p w:rsidR="00000000" w:rsidDel="00000000" w:rsidP="00000000" w:rsidRDefault="00000000" w:rsidRPr="00000000" w14:paraId="000000B8">
      <w:pPr>
        <w:rPr>
          <w:sz w:val="20"/>
          <w:szCs w:val="20"/>
        </w:rPr>
      </w:pPr>
      <w:r w:rsidDel="00000000" w:rsidR="00000000" w:rsidRPr="00000000">
        <w:rPr>
          <w:sz w:val="20"/>
          <w:szCs w:val="20"/>
          <w:rtl w:val="0"/>
        </w:rPr>
        <w:t xml:space="preserve">C</w:t>
        <w:tab/>
        <w:tab/>
        <w:t xml:space="preserve">210830</w:t>
        <w:tab/>
        <w:tab/>
        <w:t xml:space="preserve">210929</w:t>
      </w:r>
    </w:p>
    <w:p w:rsidR="00000000" w:rsidDel="00000000" w:rsidP="00000000" w:rsidRDefault="00000000" w:rsidRPr="00000000" w14:paraId="000000B9">
      <w:pPr>
        <w:rPr>
          <w:sz w:val="20"/>
          <w:szCs w:val="20"/>
        </w:rPr>
      </w:pPr>
      <w:commentRangeStart w:id="8"/>
      <w:r w:rsidDel="00000000" w:rsidR="00000000" w:rsidRPr="00000000">
        <w:rPr>
          <w:strike w:val="1"/>
          <w:sz w:val="20"/>
          <w:szCs w:val="20"/>
          <w:rtl w:val="0"/>
        </w:rPr>
        <w:t xml:space="preserve">F</w:t>
        <w:tab/>
        <w:tab/>
        <w:t xml:space="preserve">210913_bis</w:t>
        <w:tab/>
        <w:t xml:space="preserve">211110</w:t>
      </w:r>
      <w:commentRangeEnd w:id="8"/>
      <w:r w:rsidDel="00000000" w:rsidR="00000000" w:rsidRPr="00000000">
        <w:commentReference w:id="8"/>
      </w: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1"/>
        <w:rPr>
          <w:b w:val="1"/>
          <w:bCs w:val="1"/>
          <w:sz w:val="32"/>
          <w:szCs w:val="32"/>
        </w:rPr>
      </w:pPr>
      <w:bookmarkStart w:colFirst="0" w:colLast="0" w:name="_jwxesok74l1b" w:id="9"/>
      <w:bookmarkEnd w:id="9"/>
      <w:r w:rsidDel="00000000" w:rsidR="00000000" w:rsidRPr="00000000">
        <w:rPr>
          <w:b w:val="1"/>
          <w:bCs w:val="1"/>
          <w:sz w:val="32"/>
          <w:szCs w:val="32"/>
          <w:rtl w:val="0"/>
        </w:rPr>
        <w:t xml:space="preserve">23/02/2022</w:t>
      </w:r>
    </w:p>
    <w:p w:rsidR="00000000" w:rsidDel="00000000" w:rsidP="00000000" w:rsidRDefault="00000000" w:rsidRPr="00000000" w14:paraId="000000BB">
      <w:pPr>
        <w:pStyle w:val="Heading2"/>
        <w:rPr/>
      </w:pPr>
      <w:bookmarkStart w:colFirst="0" w:colLast="0" w:name="_tk8sxzr3tuxa" w:id="10"/>
      <w:bookmarkEnd w:id="10"/>
      <w:r w:rsidDel="00000000" w:rsidR="00000000" w:rsidRPr="00000000">
        <w:rPr>
          <w:b w:val="1"/>
          <w:bCs w:val="1"/>
          <w:sz w:val="28"/>
          <w:szCs w:val="28"/>
          <w:shd w:fill="fce5cd" w:val="clear"/>
          <w:rtl w:val="0"/>
        </w:rPr>
        <w:t xml:space="preserve">experiment A</w:t>
      </w:r>
      <w:r w:rsidDel="00000000" w:rsidR="00000000" w:rsidRPr="00000000">
        <w:rPr>
          <w:rtl w:val="0"/>
        </w:rPr>
      </w:r>
    </w:p>
    <w:p w:rsidR="00000000" w:rsidDel="00000000" w:rsidP="00000000" w:rsidRDefault="00000000" w:rsidRPr="00000000" w14:paraId="000000BC">
      <w:pPr>
        <w:rPr>
          <w:b w:val="1"/>
          <w:bCs w:val="1"/>
        </w:rPr>
      </w:pPr>
      <w:r w:rsidDel="00000000" w:rsidR="00000000" w:rsidRPr="00000000">
        <w:rPr>
          <w:rtl w:val="0"/>
        </w:rPr>
        <w:t xml:space="preserve">The data is contained in the file </w:t>
      </w:r>
      <w:r w:rsidDel="00000000" w:rsidR="00000000" w:rsidRPr="00000000">
        <w:rPr>
          <w:b w:val="1"/>
          <w:bCs w:val="1"/>
          <w:rtl w:val="0"/>
        </w:rPr>
        <w:t xml:space="preserve">Run210818_raw data.csv</w:t>
      </w:r>
    </w:p>
    <w:p w:rsidR="00000000" w:rsidDel="00000000" w:rsidP="00000000" w:rsidRDefault="00000000" w:rsidRPr="00000000" w14:paraId="000000BD">
      <w:pPr>
        <w:rPr>
          <w:highlight w:val="white"/>
        </w:rPr>
      </w:pPr>
      <w:r w:rsidDel="00000000" w:rsidR="00000000" w:rsidRPr="00000000">
        <w:rPr>
          <w:rtl w:val="0"/>
        </w:rPr>
        <w:t xml:space="preserve">This file contains initially </w:t>
      </w:r>
      <w:r w:rsidDel="00000000" w:rsidR="00000000" w:rsidRPr="00000000">
        <w:rPr>
          <w:b w:val="1"/>
          <w:bCs w:val="1"/>
          <w:highlight w:val="white"/>
          <w:rtl w:val="0"/>
        </w:rPr>
        <w:t xml:space="preserve">869’713 barcodes</w:t>
      </w:r>
      <w:r w:rsidDel="00000000" w:rsidR="00000000" w:rsidRPr="00000000">
        <w:rPr>
          <w:highlight w:val="white"/>
          <w:rtl w:val="0"/>
        </w:rPr>
        <w:t xml:space="preserve">.</w:t>
      </w:r>
    </w:p>
    <w:p w:rsidR="00000000" w:rsidDel="00000000" w:rsidP="00000000" w:rsidRDefault="00000000" w:rsidRPr="00000000" w14:paraId="000000BE">
      <w:pPr>
        <w:rPr/>
      </w:pPr>
      <w:r w:rsidDel="00000000" w:rsidR="00000000" w:rsidRPr="00000000">
        <w:rPr>
          <w:rtl w:val="0"/>
        </w:rPr>
        <w:t xml:space="preserve">Controls are named :</w:t>
      </w:r>
    </w:p>
    <w:p w:rsidR="00000000" w:rsidDel="00000000" w:rsidP="00000000" w:rsidRDefault="00000000" w:rsidRPr="00000000" w14:paraId="000000BF">
      <w:pPr>
        <w:rPr/>
      </w:pPr>
      <w:r w:rsidDel="00000000" w:rsidR="00000000" w:rsidRPr="00000000">
        <w:rPr>
          <w:rtl w:val="0"/>
        </w:rPr>
        <w:t xml:space="preserve">Contro1_000u_exp010821_run180821_03</w:t>
      </w:r>
    </w:p>
    <w:p w:rsidR="00000000" w:rsidDel="00000000" w:rsidP="00000000" w:rsidRDefault="00000000" w:rsidRPr="00000000" w14:paraId="000000C0">
      <w:pPr>
        <w:rPr/>
      </w:pPr>
      <w:r w:rsidDel="00000000" w:rsidR="00000000" w:rsidRPr="00000000">
        <w:rPr>
          <w:rtl w:val="0"/>
        </w:rPr>
        <w:t xml:space="preserve">Contro2_000u_exp010821_run180821_04</w:t>
      </w:r>
    </w:p>
    <w:p w:rsidR="00000000" w:rsidDel="00000000" w:rsidP="00000000" w:rsidRDefault="00000000" w:rsidRPr="00000000" w14:paraId="000000C1">
      <w:pPr>
        <w:rPr/>
      </w:pPr>
      <w:r w:rsidDel="00000000" w:rsidR="00000000" w:rsidRPr="00000000">
        <w:rPr>
          <w:rtl w:val="0"/>
        </w:rPr>
        <w:t xml:space="preserve">Contro3_000u_exp010821_run180821_05</w:t>
      </w:r>
    </w:p>
    <w:p w:rsidR="00000000" w:rsidDel="00000000" w:rsidP="00000000" w:rsidRDefault="00000000" w:rsidRPr="00000000" w14:paraId="000000C2">
      <w:pPr>
        <w:rPr/>
      </w:pPr>
      <w:r w:rsidDel="00000000" w:rsidR="00000000" w:rsidRPr="00000000">
        <w:rPr>
          <w:rtl w:val="0"/>
        </w:rPr>
        <w:t xml:space="preserve">Contro4_000u_exp010821_run180821_06</w:t>
      </w:r>
    </w:p>
    <w:p w:rsidR="00000000" w:rsidDel="00000000" w:rsidP="00000000" w:rsidRDefault="00000000" w:rsidRPr="00000000" w14:paraId="000000C3">
      <w:pPr>
        <w:ind w:left="0" w:firstLine="0"/>
        <w:rPr/>
      </w:pPr>
      <w:r w:rsidDel="00000000" w:rsidR="00000000" w:rsidRPr="00000000">
        <w:rPr>
          <w:rtl w:val="0"/>
        </w:rPr>
        <w:t xml:space="preserve">We make a new column summing the 4 controls and use it to filter in order to drop every barcode that has 0 reads among the summed_controls.</w:t>
      </w:r>
    </w:p>
    <w:p w:rsidR="00000000" w:rsidDel="00000000" w:rsidP="00000000" w:rsidRDefault="00000000" w:rsidRPr="00000000" w14:paraId="000000C4">
      <w:pPr>
        <w:rPr/>
      </w:pPr>
      <w:r w:rsidDel="00000000" w:rsidR="00000000" w:rsidRPr="00000000">
        <w:rPr>
          <w:rtl w:val="0"/>
        </w:rPr>
        <w:t xml:space="preserve">The remaining data frame contains </w:t>
      </w:r>
      <w:r w:rsidDel="00000000" w:rsidR="00000000" w:rsidRPr="00000000">
        <w:rPr>
          <w:b w:val="1"/>
          <w:bCs w:val="1"/>
          <w:rtl w:val="0"/>
        </w:rPr>
        <w:t xml:space="preserve">89’340 barcodes</w:t>
      </w:r>
      <w:r w:rsidDel="00000000" w:rsidR="00000000" w:rsidRPr="00000000">
        <w:rPr>
          <w:rtl w:val="0"/>
        </w:rPr>
        <w:t xml:space="preserve"> that will be used to do the clustering.</w:t>
      </w:r>
    </w:p>
    <w:p w:rsidR="00000000" w:rsidDel="00000000" w:rsidP="00000000" w:rsidRDefault="00000000" w:rsidRPr="00000000" w14:paraId="000000C5">
      <w:pPr>
        <w:rPr/>
      </w:pPr>
      <w:r w:rsidDel="00000000" w:rsidR="00000000" w:rsidRPr="00000000">
        <w:rPr>
          <w:rtl w:val="0"/>
        </w:rPr>
        <w:t xml:space="preserve">The filtering reduced the number of barcodes by approximately </w:t>
      </w:r>
      <w:r w:rsidDel="00000000" w:rsidR="00000000" w:rsidRPr="00000000">
        <w:rPr>
          <w:b w:val="1"/>
          <w:bCs w:val="1"/>
          <w:rtl w:val="0"/>
        </w:rPr>
        <w:t xml:space="preserve">90%</w:t>
      </w:r>
      <w:r w:rsidDel="00000000" w:rsidR="00000000" w:rsidRPr="00000000">
        <w:rPr>
          <w:rtl w:val="0"/>
        </w:rPr>
        <w:t xml:space="preserve">.</w:t>
      </w:r>
    </w:p>
    <w:p w:rsidR="00000000" w:rsidDel="00000000" w:rsidP="00000000" w:rsidRDefault="00000000" w:rsidRPr="00000000" w14:paraId="000000C6">
      <w:pPr>
        <w:rPr>
          <w:b w:val="1"/>
          <w:bCs w:val="1"/>
        </w:rPr>
      </w:pPr>
      <w:r w:rsidDel="00000000" w:rsidR="00000000" w:rsidRPr="00000000">
        <w:rPr>
          <w:rtl w:val="0"/>
        </w:rPr>
        <w:t xml:space="preserve">I’ll save the dataframe as a new csv file for further processing and analysis : </w:t>
      </w:r>
      <w:r w:rsidDel="00000000" w:rsidR="00000000" w:rsidRPr="00000000">
        <w:rPr>
          <w:b w:val="1"/>
          <w:bCs w:val="1"/>
          <w:rtl w:val="0"/>
        </w:rPr>
        <w:t xml:space="preserve">Run210818_filtered_exp010821.csv</w:t>
      </w:r>
    </w:p>
    <w:p w:rsidR="00000000" w:rsidDel="00000000" w:rsidP="00000000" w:rsidRDefault="00000000" w:rsidRPr="00000000" w14:paraId="000000C7">
      <w:pPr>
        <w:rPr/>
      </w:pPr>
      <w:r w:rsidDel="00000000" w:rsidR="00000000" w:rsidRPr="00000000">
        <w:rPr/>
        <w:drawing>
          <wp:inline distB="114300" distT="114300" distL="114300" distR="114300">
            <wp:extent cx="6640409" cy="4798302"/>
            <wp:effectExtent b="0" l="0" r="0" t="0"/>
            <wp:docPr id="17" name="image20.png"/>
            <a:graphic>
              <a:graphicData uri="http://schemas.openxmlformats.org/drawingml/2006/picture">
                <pic:pic>
                  <pic:nvPicPr>
                    <pic:cNvPr id="0" name="image20.png"/>
                    <pic:cNvPicPr preferRelativeResize="0"/>
                  </pic:nvPicPr>
                  <pic:blipFill>
                    <a:blip r:embed="rId16"/>
                    <a:srcRect b="0" l="18108" r="11057" t="0"/>
                    <a:stretch>
                      <a:fillRect/>
                    </a:stretch>
                  </pic:blipFill>
                  <pic:spPr>
                    <a:xfrm>
                      <a:off x="0" y="0"/>
                      <a:ext cx="6640409" cy="4798302"/>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drawing>
          <wp:inline distB="114300" distT="114300" distL="114300" distR="114300">
            <wp:extent cx="6738938" cy="5240215"/>
            <wp:effectExtent b="0" l="0" r="0" t="0"/>
            <wp:docPr id="19" name="image22.png"/>
            <a:graphic>
              <a:graphicData uri="http://schemas.openxmlformats.org/drawingml/2006/picture">
                <pic:pic>
                  <pic:nvPicPr>
                    <pic:cNvPr id="0" name="image22.png"/>
                    <pic:cNvPicPr preferRelativeResize="0"/>
                  </pic:nvPicPr>
                  <pic:blipFill>
                    <a:blip r:embed="rId17"/>
                    <a:srcRect b="13942" l="15224" r="22115" t="12980"/>
                    <a:stretch>
                      <a:fillRect/>
                    </a:stretch>
                  </pic:blipFill>
                  <pic:spPr>
                    <a:xfrm>
                      <a:off x="0" y="0"/>
                      <a:ext cx="6738938" cy="524021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br w:type="page"/>
      </w:r>
      <w:r w:rsidDel="00000000" w:rsidR="00000000" w:rsidRPr="00000000">
        <w:rPr>
          <w:rtl w:val="0"/>
        </w:rPr>
      </w:r>
    </w:p>
    <w:p w:rsidR="00000000" w:rsidDel="00000000" w:rsidP="00000000" w:rsidRDefault="00000000" w:rsidRPr="00000000" w14:paraId="000000CC">
      <w:pPr>
        <w:pStyle w:val="Heading2"/>
        <w:rPr>
          <w:sz w:val="28"/>
          <w:szCs w:val="28"/>
        </w:rPr>
      </w:pPr>
      <w:bookmarkStart w:colFirst="0" w:colLast="0" w:name="_gqne5nphpdov" w:id="11"/>
      <w:bookmarkEnd w:id="11"/>
      <w:r w:rsidDel="00000000" w:rsidR="00000000" w:rsidRPr="00000000">
        <w:rPr>
          <w:b w:val="1"/>
          <w:bCs w:val="1"/>
          <w:sz w:val="28"/>
          <w:szCs w:val="28"/>
          <w:highlight w:val="green"/>
          <w:rtl w:val="0"/>
        </w:rPr>
        <w:t xml:space="preserve">experiment B</w:t>
      </w: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rtl w:val="0"/>
        </w:rPr>
        <w:t xml:space="preserve">The data is contained in the file </w:t>
      </w:r>
      <w:r w:rsidDel="00000000" w:rsidR="00000000" w:rsidRPr="00000000">
        <w:rPr>
          <w:b w:val="1"/>
          <w:bCs w:val="1"/>
          <w:rtl w:val="0"/>
        </w:rPr>
        <w:t xml:space="preserve">Run210818_raw data.csv</w:t>
      </w:r>
    </w:p>
    <w:p w:rsidR="00000000" w:rsidDel="00000000" w:rsidP="00000000" w:rsidRDefault="00000000" w:rsidRPr="00000000" w14:paraId="000000CE">
      <w:pPr>
        <w:rPr>
          <w:b w:val="1"/>
          <w:bCs w:val="1"/>
          <w:highlight w:val="white"/>
        </w:rPr>
      </w:pPr>
      <w:r w:rsidDel="00000000" w:rsidR="00000000" w:rsidRPr="00000000">
        <w:rPr>
          <w:rtl w:val="0"/>
        </w:rPr>
        <w:t xml:space="preserve">This file contains initially </w:t>
      </w:r>
      <w:r w:rsidDel="00000000" w:rsidR="00000000" w:rsidRPr="00000000">
        <w:rPr>
          <w:b w:val="1"/>
          <w:bCs w:val="1"/>
          <w:highlight w:val="white"/>
          <w:rtl w:val="0"/>
        </w:rPr>
        <w:t xml:space="preserve">869’713 barcodes.</w:t>
      </w:r>
    </w:p>
    <w:p w:rsidR="00000000" w:rsidDel="00000000" w:rsidP="00000000" w:rsidRDefault="00000000" w:rsidRPr="00000000" w14:paraId="000000CF">
      <w:pPr>
        <w:rPr/>
      </w:pPr>
      <w:r w:rsidDel="00000000" w:rsidR="00000000" w:rsidRPr="00000000">
        <w:rPr>
          <w:rtl w:val="0"/>
        </w:rPr>
        <w:t xml:space="preserve">Controls are named :</w:t>
      </w:r>
    </w:p>
    <w:p w:rsidR="00000000" w:rsidDel="00000000" w:rsidP="00000000" w:rsidRDefault="00000000" w:rsidRPr="00000000" w14:paraId="000000D0">
      <w:pPr>
        <w:rPr/>
      </w:pPr>
      <w:r w:rsidDel="00000000" w:rsidR="00000000" w:rsidRPr="00000000">
        <w:rPr>
          <w:rtl w:val="0"/>
        </w:rPr>
        <w:t xml:space="preserve">Contro1_000u_exp040821_run180821_25</w:t>
      </w:r>
    </w:p>
    <w:p w:rsidR="00000000" w:rsidDel="00000000" w:rsidP="00000000" w:rsidRDefault="00000000" w:rsidRPr="00000000" w14:paraId="000000D1">
      <w:pPr>
        <w:rPr/>
      </w:pPr>
      <w:r w:rsidDel="00000000" w:rsidR="00000000" w:rsidRPr="00000000">
        <w:rPr>
          <w:rtl w:val="0"/>
        </w:rPr>
        <w:t xml:space="preserve">Contro2_000u_exp040821_run180821_26</w:t>
      </w:r>
    </w:p>
    <w:p w:rsidR="00000000" w:rsidDel="00000000" w:rsidP="00000000" w:rsidRDefault="00000000" w:rsidRPr="00000000" w14:paraId="000000D2">
      <w:pPr>
        <w:rPr/>
      </w:pPr>
      <w:r w:rsidDel="00000000" w:rsidR="00000000" w:rsidRPr="00000000">
        <w:rPr>
          <w:rtl w:val="0"/>
        </w:rPr>
        <w:t xml:space="preserve">Contro3_000u_exp040821_run180821_27</w:t>
      </w:r>
    </w:p>
    <w:p w:rsidR="00000000" w:rsidDel="00000000" w:rsidP="00000000" w:rsidRDefault="00000000" w:rsidRPr="00000000" w14:paraId="000000D3">
      <w:pPr>
        <w:rPr/>
      </w:pPr>
      <w:r w:rsidDel="00000000" w:rsidR="00000000" w:rsidRPr="00000000">
        <w:rPr>
          <w:rtl w:val="0"/>
        </w:rPr>
        <w:t xml:space="preserve">Contro4_000u_exp040821_run180821_28</w:t>
      </w:r>
    </w:p>
    <w:p w:rsidR="00000000" w:rsidDel="00000000" w:rsidP="00000000" w:rsidRDefault="00000000" w:rsidRPr="00000000" w14:paraId="000000D4">
      <w:pPr>
        <w:rPr/>
      </w:pPr>
      <w:r w:rsidDel="00000000" w:rsidR="00000000" w:rsidRPr="00000000">
        <w:rPr>
          <w:rtl w:val="0"/>
        </w:rPr>
        <w:t xml:space="preserve">We make a new column summing the 4 controls and use it to filter in order to drop every barcode that has 0 reads among the summed_controls.</w:t>
      </w:r>
    </w:p>
    <w:p w:rsidR="00000000" w:rsidDel="00000000" w:rsidP="00000000" w:rsidRDefault="00000000" w:rsidRPr="00000000" w14:paraId="000000D5">
      <w:pPr>
        <w:rPr/>
      </w:pPr>
      <w:r w:rsidDel="00000000" w:rsidR="00000000" w:rsidRPr="00000000">
        <w:rPr>
          <w:rtl w:val="0"/>
        </w:rPr>
        <w:t xml:space="preserve">The remaining data frame contains</w:t>
      </w:r>
      <w:r w:rsidDel="00000000" w:rsidR="00000000" w:rsidRPr="00000000">
        <w:rPr>
          <w:rtl w:val="0"/>
        </w:rPr>
        <w:t xml:space="preserve"> </w:t>
      </w:r>
      <w:r w:rsidDel="00000000" w:rsidR="00000000" w:rsidRPr="00000000">
        <w:rPr>
          <w:b w:val="1"/>
          <w:bCs w:val="1"/>
          <w:rtl w:val="0"/>
        </w:rPr>
        <w:t xml:space="preserve">120’268 </w:t>
      </w:r>
      <w:r w:rsidDel="00000000" w:rsidR="00000000" w:rsidRPr="00000000">
        <w:rPr>
          <w:b w:val="1"/>
          <w:bCs w:val="1"/>
          <w:rtl w:val="0"/>
        </w:rPr>
        <w:t xml:space="preserve">barcodes</w:t>
      </w:r>
      <w:r w:rsidDel="00000000" w:rsidR="00000000" w:rsidRPr="00000000">
        <w:rPr>
          <w:rtl w:val="0"/>
        </w:rPr>
        <w:t xml:space="preserve"> that will be used to do the clustering.</w:t>
      </w:r>
    </w:p>
    <w:p w:rsidR="00000000" w:rsidDel="00000000" w:rsidP="00000000" w:rsidRDefault="00000000" w:rsidRPr="00000000" w14:paraId="000000D6">
      <w:pPr>
        <w:rPr/>
      </w:pPr>
      <w:r w:rsidDel="00000000" w:rsidR="00000000" w:rsidRPr="00000000">
        <w:rPr>
          <w:rtl w:val="0"/>
        </w:rPr>
        <w:t xml:space="preserve">The filtering reduced the number of barcodes by approximately </w:t>
      </w:r>
      <w:r w:rsidDel="00000000" w:rsidR="00000000" w:rsidRPr="00000000">
        <w:rPr>
          <w:b w:val="1"/>
          <w:bCs w:val="1"/>
          <w:rtl w:val="0"/>
        </w:rPr>
        <w:t xml:space="preserve">86%</w:t>
      </w:r>
      <w:r w:rsidDel="00000000" w:rsidR="00000000" w:rsidRPr="00000000">
        <w:rPr>
          <w:rtl w:val="0"/>
        </w:rPr>
        <w:t xml:space="preserve">.</w:t>
      </w:r>
    </w:p>
    <w:p w:rsidR="00000000" w:rsidDel="00000000" w:rsidP="00000000" w:rsidRDefault="00000000" w:rsidRPr="00000000" w14:paraId="000000D7">
      <w:pPr>
        <w:rPr>
          <w:b w:val="1"/>
          <w:bCs w:val="1"/>
        </w:rPr>
      </w:pPr>
      <w:r w:rsidDel="00000000" w:rsidR="00000000" w:rsidRPr="00000000">
        <w:rPr>
          <w:rtl w:val="0"/>
        </w:rPr>
        <w:t xml:space="preserve">I’ll save the dataframe as a new csv file for further processing and analysis : </w:t>
      </w:r>
      <w:r w:rsidDel="00000000" w:rsidR="00000000" w:rsidRPr="00000000">
        <w:rPr>
          <w:b w:val="1"/>
          <w:bCs w:val="1"/>
          <w:rtl w:val="0"/>
        </w:rPr>
        <w:t xml:space="preserve">Run210818_filtered_exp040821.csv</w:t>
      </w:r>
    </w:p>
    <w:p w:rsidR="00000000" w:rsidDel="00000000" w:rsidP="00000000" w:rsidRDefault="00000000" w:rsidRPr="00000000" w14:paraId="000000D8">
      <w:pPr>
        <w:rPr/>
      </w:pPr>
      <w:r w:rsidDel="00000000" w:rsidR="00000000" w:rsidRPr="00000000">
        <w:rPr/>
        <w:drawing>
          <wp:inline distB="114300" distT="114300" distL="114300" distR="114300">
            <wp:extent cx="6668348" cy="4788029"/>
            <wp:effectExtent b="0" l="0" r="0" t="0"/>
            <wp:docPr id="6" name="image5.png"/>
            <a:graphic>
              <a:graphicData uri="http://schemas.openxmlformats.org/drawingml/2006/picture">
                <pic:pic>
                  <pic:nvPicPr>
                    <pic:cNvPr id="0" name="image5.png"/>
                    <pic:cNvPicPr preferRelativeResize="0"/>
                  </pic:nvPicPr>
                  <pic:blipFill>
                    <a:blip r:embed="rId18"/>
                    <a:srcRect b="0" l="18108" r="10897" t="0"/>
                    <a:stretch>
                      <a:fillRect/>
                    </a:stretch>
                  </pic:blipFill>
                  <pic:spPr>
                    <a:xfrm>
                      <a:off x="0" y="0"/>
                      <a:ext cx="6668348" cy="4788029"/>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drawing>
          <wp:inline distB="114300" distT="114300" distL="114300" distR="114300">
            <wp:extent cx="6615113" cy="5091125"/>
            <wp:effectExtent b="0" l="0" r="0" t="0"/>
            <wp:docPr id="11" name="image21.png"/>
            <a:graphic>
              <a:graphicData uri="http://schemas.openxmlformats.org/drawingml/2006/picture">
                <pic:pic>
                  <pic:nvPicPr>
                    <pic:cNvPr id="0" name="image21.png"/>
                    <pic:cNvPicPr preferRelativeResize="0"/>
                  </pic:nvPicPr>
                  <pic:blipFill>
                    <a:blip r:embed="rId19"/>
                    <a:srcRect b="13461" l="14903" r="21794" t="13461"/>
                    <a:stretch>
                      <a:fillRect/>
                    </a:stretch>
                  </pic:blipFill>
                  <pic:spPr>
                    <a:xfrm>
                      <a:off x="0" y="0"/>
                      <a:ext cx="6615113" cy="509112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2"/>
        <w:rPr>
          <w:sz w:val="28"/>
          <w:szCs w:val="28"/>
          <w:highlight w:val="cyan"/>
        </w:rPr>
      </w:pPr>
      <w:bookmarkStart w:colFirst="0" w:colLast="0" w:name="_j30xip187ul0" w:id="12"/>
      <w:bookmarkEnd w:id="12"/>
      <w:r w:rsidDel="00000000" w:rsidR="00000000" w:rsidRPr="00000000">
        <w:rPr>
          <w:sz w:val="28"/>
          <w:szCs w:val="28"/>
          <w:highlight w:val="cyan"/>
          <w:rtl w:val="0"/>
        </w:rPr>
        <w:t xml:space="preserve">experiment C</w:t>
      </w:r>
    </w:p>
    <w:p w:rsidR="00000000" w:rsidDel="00000000" w:rsidP="00000000" w:rsidRDefault="00000000" w:rsidRPr="00000000" w14:paraId="000000DE">
      <w:pPr>
        <w:rPr>
          <w:b w:val="1"/>
          <w:bCs w:val="1"/>
        </w:rPr>
      </w:pPr>
      <w:r w:rsidDel="00000000" w:rsidR="00000000" w:rsidRPr="00000000">
        <w:rPr>
          <w:rtl w:val="0"/>
        </w:rPr>
        <w:t xml:space="preserve">The data is contained in the file </w:t>
      </w:r>
      <w:r w:rsidDel="00000000" w:rsidR="00000000" w:rsidRPr="00000000">
        <w:rPr>
          <w:b w:val="1"/>
          <w:bCs w:val="1"/>
          <w:rtl w:val="0"/>
        </w:rPr>
        <w:t xml:space="preserve">Run210929_raw data.csv</w:t>
      </w:r>
    </w:p>
    <w:p w:rsidR="00000000" w:rsidDel="00000000" w:rsidP="00000000" w:rsidRDefault="00000000" w:rsidRPr="00000000" w14:paraId="000000DF">
      <w:pPr>
        <w:rPr>
          <w:b w:val="1"/>
          <w:bCs w:val="1"/>
          <w:highlight w:val="white"/>
        </w:rPr>
      </w:pPr>
      <w:r w:rsidDel="00000000" w:rsidR="00000000" w:rsidRPr="00000000">
        <w:rPr>
          <w:rtl w:val="0"/>
        </w:rPr>
        <w:t xml:space="preserve">This file contains initially </w:t>
      </w:r>
      <w:r w:rsidDel="00000000" w:rsidR="00000000" w:rsidRPr="00000000">
        <w:rPr>
          <w:b w:val="1"/>
          <w:bCs w:val="1"/>
          <w:highlight w:val="white"/>
          <w:rtl w:val="0"/>
        </w:rPr>
        <w:t xml:space="preserve">413’334</w:t>
      </w:r>
      <w:r w:rsidDel="00000000" w:rsidR="00000000" w:rsidRPr="00000000">
        <w:rPr>
          <w:b w:val="1"/>
          <w:bCs w:val="1"/>
          <w:highlight w:val="white"/>
          <w:rtl w:val="0"/>
        </w:rPr>
        <w:t xml:space="preserve"> barcodes.</w:t>
      </w:r>
    </w:p>
    <w:p w:rsidR="00000000" w:rsidDel="00000000" w:rsidP="00000000" w:rsidRDefault="00000000" w:rsidRPr="00000000" w14:paraId="000000E0">
      <w:pPr>
        <w:rPr/>
      </w:pPr>
      <w:r w:rsidDel="00000000" w:rsidR="00000000" w:rsidRPr="00000000">
        <w:rPr>
          <w:rtl w:val="0"/>
        </w:rPr>
        <w:t xml:space="preserve">Controls are named :</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Roboto" w:cs="Roboto" w:eastAsia="Roboto" w:hAnsi="Roboto"/>
          <w:color w:val="222222"/>
          <w:sz w:val="18"/>
          <w:szCs w:val="18"/>
          <w:highlight w:val="cyan"/>
        </w:rPr>
      </w:pPr>
      <w:r w:rsidDel="00000000" w:rsidR="00000000" w:rsidRPr="00000000">
        <w:rPr>
          <w:rFonts w:ascii="Roboto" w:cs="Roboto" w:eastAsia="Roboto" w:hAnsi="Roboto"/>
          <w:color w:val="222222"/>
          <w:sz w:val="18"/>
          <w:szCs w:val="18"/>
          <w:highlight w:val="cyan"/>
          <w:rtl w:val="0"/>
        </w:rPr>
        <w:t xml:space="preserve">Contro1_000u_exp300821_run290921_01</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Roboto" w:cs="Roboto" w:eastAsia="Roboto" w:hAnsi="Roboto"/>
          <w:color w:val="222222"/>
          <w:sz w:val="18"/>
          <w:szCs w:val="18"/>
          <w:highlight w:val="cyan"/>
        </w:rPr>
      </w:pPr>
      <w:r w:rsidDel="00000000" w:rsidR="00000000" w:rsidRPr="00000000">
        <w:rPr>
          <w:rFonts w:ascii="Roboto" w:cs="Roboto" w:eastAsia="Roboto" w:hAnsi="Roboto"/>
          <w:color w:val="222222"/>
          <w:sz w:val="18"/>
          <w:szCs w:val="18"/>
          <w:highlight w:val="cyan"/>
          <w:rtl w:val="0"/>
        </w:rPr>
        <w:t xml:space="preserve">Contro2_000u_exp300821_run290921_02</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rFonts w:ascii="Roboto" w:cs="Roboto" w:eastAsia="Roboto" w:hAnsi="Roboto"/>
          <w:color w:val="222222"/>
          <w:sz w:val="18"/>
          <w:szCs w:val="18"/>
          <w:highlight w:val="cyan"/>
        </w:rPr>
      </w:pPr>
      <w:r w:rsidDel="00000000" w:rsidR="00000000" w:rsidRPr="00000000">
        <w:rPr>
          <w:rFonts w:ascii="Roboto" w:cs="Roboto" w:eastAsia="Roboto" w:hAnsi="Roboto"/>
          <w:color w:val="222222"/>
          <w:sz w:val="18"/>
          <w:szCs w:val="18"/>
          <w:highlight w:val="cyan"/>
          <w:rtl w:val="0"/>
        </w:rPr>
        <w:t xml:space="preserve">Contro3_000u_exp300821_run290921_03</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line="240" w:lineRule="auto"/>
        <w:jc w:val="both"/>
        <w:rPr/>
      </w:pPr>
      <w:r w:rsidDel="00000000" w:rsidR="00000000" w:rsidRPr="00000000">
        <w:rPr>
          <w:rFonts w:ascii="Roboto" w:cs="Roboto" w:eastAsia="Roboto" w:hAnsi="Roboto"/>
          <w:color w:val="222222"/>
          <w:sz w:val="18"/>
          <w:szCs w:val="18"/>
          <w:highlight w:val="cyan"/>
          <w:rtl w:val="0"/>
        </w:rPr>
        <w:t xml:space="preserve">Contro4_000u_exp300821_run290921_04</w:t>
      </w: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We make a new column summing the 4 controls and use it to filter in order to drop every barcode that has 0 reads among the summed_controls.</w:t>
      </w:r>
    </w:p>
    <w:p w:rsidR="00000000" w:rsidDel="00000000" w:rsidP="00000000" w:rsidRDefault="00000000" w:rsidRPr="00000000" w14:paraId="000000E6">
      <w:pPr>
        <w:rPr/>
      </w:pPr>
      <w:r w:rsidDel="00000000" w:rsidR="00000000" w:rsidRPr="00000000">
        <w:rPr>
          <w:rtl w:val="0"/>
        </w:rPr>
        <w:t xml:space="preserve">The remaining data frame contains </w:t>
      </w:r>
      <w:r w:rsidDel="00000000" w:rsidR="00000000" w:rsidRPr="00000000">
        <w:rPr>
          <w:b w:val="1"/>
          <w:bCs w:val="1"/>
          <w:rtl w:val="0"/>
        </w:rPr>
        <w:t xml:space="preserve">56’640 barcodes</w:t>
      </w:r>
      <w:r w:rsidDel="00000000" w:rsidR="00000000" w:rsidRPr="00000000">
        <w:rPr>
          <w:rtl w:val="0"/>
        </w:rPr>
        <w:t xml:space="preserve"> that will be used to do the clustering.</w:t>
      </w:r>
    </w:p>
    <w:p w:rsidR="00000000" w:rsidDel="00000000" w:rsidP="00000000" w:rsidRDefault="00000000" w:rsidRPr="00000000" w14:paraId="000000E7">
      <w:pPr>
        <w:rPr/>
      </w:pPr>
      <w:r w:rsidDel="00000000" w:rsidR="00000000" w:rsidRPr="00000000">
        <w:rPr>
          <w:rtl w:val="0"/>
        </w:rPr>
        <w:t xml:space="preserve">The filtering reduced the number of barcodes by approximately </w:t>
      </w:r>
      <w:r w:rsidDel="00000000" w:rsidR="00000000" w:rsidRPr="00000000">
        <w:rPr>
          <w:b w:val="1"/>
          <w:bCs w:val="1"/>
          <w:rtl w:val="0"/>
        </w:rPr>
        <w:t xml:space="preserve">86%</w:t>
      </w:r>
      <w:r w:rsidDel="00000000" w:rsidR="00000000" w:rsidRPr="00000000">
        <w:rPr>
          <w:rtl w:val="0"/>
        </w:rPr>
        <w:t xml:space="preserve">.</w:t>
      </w:r>
    </w:p>
    <w:p w:rsidR="00000000" w:rsidDel="00000000" w:rsidP="00000000" w:rsidRDefault="00000000" w:rsidRPr="00000000" w14:paraId="000000E8">
      <w:pPr>
        <w:rPr/>
      </w:pPr>
      <w:r w:rsidDel="00000000" w:rsidR="00000000" w:rsidRPr="00000000">
        <w:rPr>
          <w:rtl w:val="0"/>
        </w:rPr>
        <w:t xml:space="preserve">I’ll save the dataframe as a new csv file for further processing and analysis : </w:t>
      </w:r>
      <w:r w:rsidDel="00000000" w:rsidR="00000000" w:rsidRPr="00000000">
        <w:rPr>
          <w:b w:val="1"/>
          <w:bCs w:val="1"/>
          <w:rtl w:val="0"/>
        </w:rPr>
        <w:t xml:space="preserve">Run210818_filtered_exp040821.csv</w:t>
      </w:r>
      <w:r w:rsidDel="00000000" w:rsidR="00000000" w:rsidRPr="00000000">
        <w:rPr>
          <w:rtl w:val="0"/>
        </w:rPr>
      </w:r>
    </w:p>
    <w:p w:rsidR="00000000" w:rsidDel="00000000" w:rsidP="00000000" w:rsidRDefault="00000000" w:rsidRPr="00000000" w14:paraId="000000E9">
      <w:pPr>
        <w:rPr/>
      </w:pPr>
      <w:r w:rsidDel="00000000" w:rsidR="00000000" w:rsidRPr="00000000">
        <w:rPr/>
        <w:drawing>
          <wp:inline distB="114300" distT="114300" distL="114300" distR="114300">
            <wp:extent cx="6648450" cy="5044925"/>
            <wp:effectExtent b="0" l="0" r="0" t="0"/>
            <wp:docPr id="1" name="image4.png"/>
            <a:graphic>
              <a:graphicData uri="http://schemas.openxmlformats.org/drawingml/2006/picture">
                <pic:pic>
                  <pic:nvPicPr>
                    <pic:cNvPr id="0" name="image4.png"/>
                    <pic:cNvPicPr preferRelativeResize="0"/>
                  </pic:nvPicPr>
                  <pic:blipFill>
                    <a:blip r:embed="rId20"/>
                    <a:srcRect b="0" l="18341" r="10388" t="0"/>
                    <a:stretch>
                      <a:fillRect/>
                    </a:stretch>
                  </pic:blipFill>
                  <pic:spPr>
                    <a:xfrm>
                      <a:off x="0" y="0"/>
                      <a:ext cx="6648450" cy="5044925"/>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ind w:left="-1080" w:firstLine="0"/>
        <w:jc w:val="both"/>
        <w:rPr>
          <w:rFonts w:ascii="Roboto" w:cs="Roboto" w:eastAsia="Roboto" w:hAnsi="Roboto"/>
          <w:sz w:val="20"/>
          <w:szCs w:val="20"/>
        </w:rPr>
      </w:pPr>
      <w:r w:rsidDel="00000000" w:rsidR="00000000" w:rsidRPr="00000000">
        <w:rPr>
          <w:rFonts w:ascii="Roboto" w:cs="Roboto" w:eastAsia="Roboto" w:hAnsi="Roboto"/>
          <w:sz w:val="20"/>
          <w:szCs w:val="20"/>
        </w:rPr>
        <w:drawing>
          <wp:inline distB="114300" distT="114300" distL="114300" distR="114300">
            <wp:extent cx="7178353" cy="6205538"/>
            <wp:effectExtent b="0" l="0" r="0" t="0"/>
            <wp:docPr id="13" name="image14.png"/>
            <a:graphic>
              <a:graphicData uri="http://schemas.openxmlformats.org/drawingml/2006/picture">
                <pic:pic>
                  <pic:nvPicPr>
                    <pic:cNvPr id="0" name="image14.png"/>
                    <pic:cNvPicPr preferRelativeResize="0"/>
                  </pic:nvPicPr>
                  <pic:blipFill>
                    <a:blip r:embed="rId21"/>
                    <a:srcRect b="0" l="8333" r="14583" t="0"/>
                    <a:stretch>
                      <a:fillRect/>
                    </a:stretch>
                  </pic:blipFill>
                  <pic:spPr>
                    <a:xfrm>
                      <a:off x="0" y="0"/>
                      <a:ext cx="7178353" cy="6205538"/>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ind w:left="0" w:firstLine="0"/>
        <w:jc w:val="both"/>
        <w:rPr>
          <w:rFonts w:ascii="Roboto" w:cs="Roboto" w:eastAsia="Roboto" w:hAnsi="Roboto"/>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jc w:val="both"/>
        <w:rPr>
          <w:b w:val="1"/>
          <w:bCs w:val="1"/>
          <w:sz w:val="32"/>
          <w:szCs w:val="32"/>
        </w:rPr>
      </w:pPr>
      <w:bookmarkStart w:colFirst="0" w:colLast="0" w:name="_l6pbapgjrfnj" w:id="13"/>
      <w:bookmarkEnd w:id="13"/>
      <w:r w:rsidDel="00000000" w:rsidR="00000000" w:rsidRPr="00000000">
        <w:rPr>
          <w:b w:val="1"/>
          <w:bCs w:val="1"/>
          <w:sz w:val="32"/>
          <w:szCs w:val="32"/>
          <w:rtl w:val="0"/>
        </w:rPr>
        <w:t xml:space="preserve">24/02/2022</w:t>
      </w:r>
    </w:p>
    <w:p w:rsidR="00000000" w:rsidDel="00000000" w:rsidP="00000000" w:rsidRDefault="00000000" w:rsidRPr="00000000" w14:paraId="000000F0">
      <w:pPr>
        <w:pStyle w:val="Heading2"/>
        <w:rPr>
          <w:sz w:val="26"/>
          <w:szCs w:val="26"/>
        </w:rPr>
      </w:pPr>
      <w:bookmarkStart w:colFirst="0" w:colLast="0" w:name="_tmbdxo8nbcp3" w:id="14"/>
      <w:bookmarkEnd w:id="14"/>
      <w:r w:rsidDel="00000000" w:rsidR="00000000" w:rsidRPr="00000000">
        <w:rPr>
          <w:sz w:val="26"/>
          <w:szCs w:val="26"/>
          <w:rtl w:val="0"/>
        </w:rPr>
        <w:t xml:space="preserve">Join the data from all runs</w:t>
      </w:r>
    </w:p>
    <w:p w:rsidR="00000000" w:rsidDel="00000000" w:rsidP="00000000" w:rsidRDefault="00000000" w:rsidRPr="00000000" w14:paraId="000000F1">
      <w:pPr>
        <w:ind w:left="-1080" w:firstLine="0"/>
        <w:rPr/>
      </w:pPr>
      <w:r w:rsidDel="00000000" w:rsidR="00000000" w:rsidRPr="00000000">
        <w:rPr/>
        <w:drawing>
          <wp:inline distB="114300" distT="114300" distL="114300" distR="114300">
            <wp:extent cx="7329551" cy="2537152"/>
            <wp:effectExtent b="0" l="0" r="0" t="0"/>
            <wp:docPr id="10" name="image3.png"/>
            <a:graphic>
              <a:graphicData uri="http://schemas.openxmlformats.org/drawingml/2006/picture">
                <pic:pic>
                  <pic:nvPicPr>
                    <pic:cNvPr id="0" name="image3.png"/>
                    <pic:cNvPicPr preferRelativeResize="0"/>
                  </pic:nvPicPr>
                  <pic:blipFill>
                    <a:blip r:embed="rId22"/>
                    <a:srcRect b="0" l="0" r="0" t="0"/>
                    <a:stretch>
                      <a:fillRect/>
                    </a:stretch>
                  </pic:blipFill>
                  <pic:spPr>
                    <a:xfrm>
                      <a:off x="0" y="0"/>
                      <a:ext cx="7329551" cy="2537152"/>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ind w:left="0" w:firstLine="0"/>
        <w:jc w:val="both"/>
        <w:rPr>
          <w:rFonts w:ascii="Roboto" w:cs="Roboto" w:eastAsia="Roboto" w:hAnsi="Roboto"/>
          <w:sz w:val="20"/>
          <w:szCs w:val="20"/>
        </w:rPr>
      </w:pPr>
      <w:r w:rsidDel="00000000" w:rsidR="00000000" w:rsidRPr="00000000">
        <w:rPr>
          <w:rFonts w:ascii="Roboto" w:cs="Roboto" w:eastAsia="Roboto" w:hAnsi="Roboto"/>
          <w:sz w:val="20"/>
          <w:szCs w:val="20"/>
        </w:rPr>
        <w:drawing>
          <wp:inline distB="114300" distT="114300" distL="114300" distR="114300">
            <wp:extent cx="6054724" cy="1969102"/>
            <wp:effectExtent b="0" l="0" r="0" t="0"/>
            <wp:docPr id="3" name="image2.png"/>
            <a:graphic>
              <a:graphicData uri="http://schemas.openxmlformats.org/drawingml/2006/picture">
                <pic:pic>
                  <pic:nvPicPr>
                    <pic:cNvPr id="0" name="image2.png"/>
                    <pic:cNvPicPr preferRelativeResize="0"/>
                  </pic:nvPicPr>
                  <pic:blipFill>
                    <a:blip r:embed="rId23"/>
                    <a:srcRect b="0" l="7852" r="0" t="0"/>
                    <a:stretch>
                      <a:fillRect/>
                    </a:stretch>
                  </pic:blipFill>
                  <pic:spPr>
                    <a:xfrm>
                      <a:off x="0" y="0"/>
                      <a:ext cx="6054724" cy="1969102"/>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ind w:left="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4">
      <w:pPr>
        <w:ind w:left="0" w:firstLine="0"/>
        <w:jc w:val="both"/>
        <w:rPr>
          <w:rFonts w:ascii="Roboto" w:cs="Roboto" w:eastAsia="Roboto" w:hAnsi="Roboto"/>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F5">
      <w:pPr>
        <w:ind w:left="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[2268353 rows x 380 columns]</w:t>
      </w:r>
      <w:r w:rsidDel="00000000" w:rsidR="00000000" w:rsidRPr="00000000">
        <w:rPr>
          <w:rtl w:val="0"/>
        </w:rPr>
      </w:r>
    </w:p>
    <w:p w:rsidR="00000000" w:rsidDel="00000000" w:rsidP="00000000" w:rsidRDefault="00000000" w:rsidRPr="00000000" w14:paraId="000000F6">
      <w:pPr>
        <w:ind w:left="0" w:firstLine="0"/>
        <w:jc w:val="both"/>
        <w:rPr>
          <w:rFonts w:ascii="Roboto" w:cs="Roboto" w:eastAsia="Roboto" w:hAnsi="Roboto"/>
          <w:sz w:val="16"/>
          <w:szCs w:val="16"/>
        </w:rPr>
        <w:sectPr>
          <w:headerReference r:id="rId24"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7">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Contro1_000u_exp010821_run180821_03</w:t>
      </w:r>
    </w:p>
    <w:p w:rsidR="00000000" w:rsidDel="00000000" w:rsidP="00000000" w:rsidRDefault="00000000" w:rsidRPr="00000000" w14:paraId="000000F8">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Contro2_000u_exp010821_run180821_04</w:t>
      </w:r>
    </w:p>
    <w:p w:rsidR="00000000" w:rsidDel="00000000" w:rsidP="00000000" w:rsidRDefault="00000000" w:rsidRPr="00000000" w14:paraId="000000F9">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Contro3_000u_exp010821_run180821_05</w:t>
      </w:r>
    </w:p>
    <w:p w:rsidR="00000000" w:rsidDel="00000000" w:rsidP="00000000" w:rsidRDefault="00000000" w:rsidRPr="00000000" w14:paraId="000000FA">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Contro4_000u_exp010821_run180821_06</w:t>
      </w:r>
    </w:p>
    <w:p w:rsidR="00000000" w:rsidDel="00000000" w:rsidP="00000000" w:rsidRDefault="00000000" w:rsidRPr="00000000" w14:paraId="000000FB">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Contro1_000u_exp040821_run180821_25</w:t>
      </w:r>
    </w:p>
    <w:p w:rsidR="00000000" w:rsidDel="00000000" w:rsidP="00000000" w:rsidRDefault="00000000" w:rsidRPr="00000000" w14:paraId="000000FC">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Contro2_000u_exp040821_run180821_26</w:t>
      </w:r>
    </w:p>
    <w:p w:rsidR="00000000" w:rsidDel="00000000" w:rsidP="00000000" w:rsidRDefault="00000000" w:rsidRPr="00000000" w14:paraId="000000FD">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Contro3_000u_exp040821_run180821_27</w:t>
      </w:r>
    </w:p>
    <w:p w:rsidR="00000000" w:rsidDel="00000000" w:rsidP="00000000" w:rsidRDefault="00000000" w:rsidRPr="00000000" w14:paraId="000000FE">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Contro4_000u_exp040821_run180821_28</w:t>
      </w:r>
    </w:p>
    <w:p w:rsidR="00000000" w:rsidDel="00000000" w:rsidP="00000000" w:rsidRDefault="00000000" w:rsidRPr="00000000" w14:paraId="000000FF">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Contro1_000u_exp300821_run290921_01</w:t>
      </w:r>
    </w:p>
    <w:p w:rsidR="00000000" w:rsidDel="00000000" w:rsidP="00000000" w:rsidRDefault="00000000" w:rsidRPr="00000000" w14:paraId="00000100">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Contro2_000u_exp300821_run290921_02</w:t>
      </w:r>
    </w:p>
    <w:p w:rsidR="00000000" w:rsidDel="00000000" w:rsidP="00000000" w:rsidRDefault="00000000" w:rsidRPr="00000000" w14:paraId="00000101">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Contro3_000u_exp300821_run290921_03</w:t>
      </w:r>
    </w:p>
    <w:p w:rsidR="00000000" w:rsidDel="00000000" w:rsidP="00000000" w:rsidRDefault="00000000" w:rsidRPr="00000000" w14:paraId="00000102">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Contro4_000u_exp300821_run290921_04</w:t>
      </w:r>
    </w:p>
    <w:p w:rsidR="00000000" w:rsidDel="00000000" w:rsidP="00000000" w:rsidRDefault="00000000" w:rsidRPr="00000000" w14:paraId="00000103">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Contro1_000u_exp130921_run290921_32</w:t>
      </w:r>
    </w:p>
    <w:p w:rsidR="00000000" w:rsidDel="00000000" w:rsidP="00000000" w:rsidRDefault="00000000" w:rsidRPr="00000000" w14:paraId="00000104">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Contro2_000u_exp130921_run290921_33</w:t>
      </w:r>
    </w:p>
    <w:p w:rsidR="00000000" w:rsidDel="00000000" w:rsidP="00000000" w:rsidRDefault="00000000" w:rsidRPr="00000000" w14:paraId="00000105">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Contro3_000u_exp130921_run290921_34</w:t>
      </w:r>
    </w:p>
    <w:p w:rsidR="00000000" w:rsidDel="00000000" w:rsidP="00000000" w:rsidRDefault="00000000" w:rsidRPr="00000000" w14:paraId="00000106">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Contro4_000u_exp130921_run290921_35</w:t>
      </w:r>
    </w:p>
    <w:p w:rsidR="00000000" w:rsidDel="00000000" w:rsidP="00000000" w:rsidRDefault="00000000" w:rsidRPr="00000000" w14:paraId="00000107">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Contro1_000u_exp200921_run111021_09</w:t>
      </w:r>
    </w:p>
    <w:p w:rsidR="00000000" w:rsidDel="00000000" w:rsidP="00000000" w:rsidRDefault="00000000" w:rsidRPr="00000000" w14:paraId="00000108">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Contro2_000u_exp200921_run111021_10</w:t>
      </w:r>
    </w:p>
    <w:p w:rsidR="00000000" w:rsidDel="00000000" w:rsidP="00000000" w:rsidRDefault="00000000" w:rsidRPr="00000000" w14:paraId="00000109">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Contro3_000u_exp200921_run111021_11</w:t>
      </w:r>
    </w:p>
    <w:p w:rsidR="00000000" w:rsidDel="00000000" w:rsidP="00000000" w:rsidRDefault="00000000" w:rsidRPr="00000000" w14:paraId="0000010A">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Contro4_000u_exp200921_run111021_12</w:t>
      </w:r>
    </w:p>
    <w:p w:rsidR="00000000" w:rsidDel="00000000" w:rsidP="00000000" w:rsidRDefault="00000000" w:rsidRPr="00000000" w14:paraId="0000010B">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Contro1_000u_exp130921_run101121_20</w:t>
      </w:r>
    </w:p>
    <w:p w:rsidR="00000000" w:rsidDel="00000000" w:rsidP="00000000" w:rsidRDefault="00000000" w:rsidRPr="00000000" w14:paraId="0000010C">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Contro2_000u_exp130921_run101121_21</w:t>
      </w:r>
    </w:p>
    <w:p w:rsidR="00000000" w:rsidDel="00000000" w:rsidP="00000000" w:rsidRDefault="00000000" w:rsidRPr="00000000" w14:paraId="0000010D">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Contro3_000u_exp130921_run101121_22</w:t>
      </w:r>
    </w:p>
    <w:p w:rsidR="00000000" w:rsidDel="00000000" w:rsidP="00000000" w:rsidRDefault="00000000" w:rsidRPr="00000000" w14:paraId="0000010E">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Contro4_000u_exp130921_run101121_23</w:t>
      </w:r>
    </w:p>
    <w:p w:rsidR="00000000" w:rsidDel="00000000" w:rsidP="00000000" w:rsidRDefault="00000000" w:rsidRPr="00000000" w14:paraId="0000010F">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Contro5_000u_exp130921_run101121_24</w:t>
      </w:r>
    </w:p>
    <w:p w:rsidR="00000000" w:rsidDel="00000000" w:rsidP="00000000" w:rsidRDefault="00000000" w:rsidRPr="00000000" w14:paraId="00000110">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Contro6_000u_exp130921_run101121_25</w:t>
      </w:r>
    </w:p>
    <w:p w:rsidR="00000000" w:rsidDel="00000000" w:rsidP="00000000" w:rsidRDefault="00000000" w:rsidRPr="00000000" w14:paraId="00000111">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Contro7_000u_exp130921_run101121_26</w:t>
      </w:r>
    </w:p>
    <w:p w:rsidR="00000000" w:rsidDel="00000000" w:rsidP="00000000" w:rsidRDefault="00000000" w:rsidRPr="00000000" w14:paraId="00000112">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Contro8_000u_exp130921_run101121_27</w:t>
      </w:r>
      <w:r w:rsidDel="00000000" w:rsidR="00000000" w:rsidRPr="00000000">
        <w:rPr>
          <w:rtl w:val="0"/>
        </w:rPr>
      </w:r>
    </w:p>
    <w:p w:rsidR="00000000" w:rsidDel="00000000" w:rsidP="00000000" w:rsidRDefault="00000000" w:rsidRPr="00000000" w14:paraId="00000113">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Contro1_000u_exp181021_run101121_38</w:t>
      </w:r>
    </w:p>
    <w:p w:rsidR="00000000" w:rsidDel="00000000" w:rsidP="00000000" w:rsidRDefault="00000000" w:rsidRPr="00000000" w14:paraId="00000114">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Contro2_000u_exp181021_run101121_39</w:t>
      </w:r>
    </w:p>
    <w:p w:rsidR="00000000" w:rsidDel="00000000" w:rsidP="00000000" w:rsidRDefault="00000000" w:rsidRPr="00000000" w14:paraId="00000115">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Contro3_000u_exp181021_run101121_40</w:t>
      </w:r>
    </w:p>
    <w:p w:rsidR="00000000" w:rsidDel="00000000" w:rsidP="00000000" w:rsidRDefault="00000000" w:rsidRPr="00000000" w14:paraId="00000116">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Contro4_000u_exp181021_run101121_41</w:t>
      </w:r>
    </w:p>
    <w:p w:rsidR="00000000" w:rsidDel="00000000" w:rsidP="00000000" w:rsidRDefault="00000000" w:rsidRPr="00000000" w14:paraId="00000117">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Contro1_000u_exp151121_run071221_01</w:t>
      </w:r>
    </w:p>
    <w:p w:rsidR="00000000" w:rsidDel="00000000" w:rsidP="00000000" w:rsidRDefault="00000000" w:rsidRPr="00000000" w14:paraId="00000118">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Contro2_000u_exp151121_run071221_02</w:t>
      </w:r>
    </w:p>
    <w:p w:rsidR="00000000" w:rsidDel="00000000" w:rsidP="00000000" w:rsidRDefault="00000000" w:rsidRPr="00000000" w14:paraId="00000119">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Contro3_000u_exp151121_run071221_03</w:t>
      </w:r>
    </w:p>
    <w:p w:rsidR="00000000" w:rsidDel="00000000" w:rsidP="00000000" w:rsidRDefault="00000000" w:rsidRPr="00000000" w14:paraId="0000011A">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Contro4_000u_exp151121_run071221_04</w:t>
      </w:r>
    </w:p>
    <w:p w:rsidR="00000000" w:rsidDel="00000000" w:rsidP="00000000" w:rsidRDefault="00000000" w:rsidRPr="00000000" w14:paraId="0000011B">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Contro1_000u_exp271221_run180122_17</w:t>
      </w:r>
    </w:p>
    <w:p w:rsidR="00000000" w:rsidDel="00000000" w:rsidP="00000000" w:rsidRDefault="00000000" w:rsidRPr="00000000" w14:paraId="0000011C">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Contro2_000u_exp271221_run180122_18</w:t>
      </w:r>
    </w:p>
    <w:p w:rsidR="00000000" w:rsidDel="00000000" w:rsidP="00000000" w:rsidRDefault="00000000" w:rsidRPr="00000000" w14:paraId="0000011D">
      <w:pPr>
        <w:ind w:left="0" w:firstLine="0"/>
        <w:jc w:val="both"/>
        <w:rPr>
          <w:rFonts w:ascii="Roboto" w:cs="Roboto" w:eastAsia="Roboto" w:hAnsi="Roboto"/>
          <w:sz w:val="16"/>
          <w:szCs w:val="16"/>
        </w:rPr>
      </w:pPr>
      <w:r w:rsidDel="00000000" w:rsidR="00000000" w:rsidRPr="00000000">
        <w:rPr>
          <w:rFonts w:ascii="Roboto" w:cs="Roboto" w:eastAsia="Roboto" w:hAnsi="Roboto"/>
          <w:sz w:val="16"/>
          <w:szCs w:val="16"/>
          <w:rtl w:val="0"/>
        </w:rPr>
        <w:t xml:space="preserve">Contro3_000u_exp271221_run180122_19</w:t>
      </w:r>
    </w:p>
    <w:p w:rsidR="00000000" w:rsidDel="00000000" w:rsidP="00000000" w:rsidRDefault="00000000" w:rsidRPr="00000000" w14:paraId="0000011E">
      <w:pPr>
        <w:ind w:left="0" w:firstLine="0"/>
        <w:jc w:val="both"/>
        <w:rPr>
          <w:rFonts w:ascii="Roboto" w:cs="Roboto" w:eastAsia="Roboto" w:hAnsi="Roboto"/>
          <w:sz w:val="16"/>
          <w:szCs w:val="16"/>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Fonts w:ascii="Roboto" w:cs="Roboto" w:eastAsia="Roboto" w:hAnsi="Roboto"/>
          <w:sz w:val="16"/>
          <w:szCs w:val="16"/>
          <w:rtl w:val="0"/>
        </w:rPr>
        <w:t xml:space="preserve">Contro4_000u_exp271221_run180122_20</w:t>
      </w:r>
    </w:p>
    <w:p w:rsidR="00000000" w:rsidDel="00000000" w:rsidP="00000000" w:rsidRDefault="00000000" w:rsidRPr="00000000" w14:paraId="0000011F">
      <w:pPr>
        <w:ind w:left="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0">
      <w:pPr>
        <w:ind w:left="0" w:firstLine="0"/>
        <w:jc w:val="both"/>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704’116’836 NaN values over 861’974’140 cells (</w:t>
      </w:r>
      <w:r w:rsidDel="00000000" w:rsidR="00000000" w:rsidRPr="00000000">
        <w:rPr>
          <w:rFonts w:ascii="Roboto" w:cs="Roboto" w:eastAsia="Roboto" w:hAnsi="Roboto"/>
          <w:sz w:val="20"/>
          <w:szCs w:val="20"/>
          <w:rtl w:val="0"/>
        </w:rPr>
        <w:t xml:space="preserve">2’268’353 rows x 380 column</w:t>
      </w:r>
      <w:r w:rsidDel="00000000" w:rsidR="00000000" w:rsidRPr="00000000">
        <w:rPr>
          <w:rFonts w:ascii="Roboto" w:cs="Roboto" w:eastAsia="Roboto" w:hAnsi="Roboto"/>
          <w:sz w:val="20"/>
          <w:szCs w:val="20"/>
          <w:rtl w:val="0"/>
        </w:rPr>
        <w:t xml:space="preserve">s)</w:t>
      </w:r>
    </w:p>
    <w:p w:rsidR="00000000" w:rsidDel="00000000" w:rsidP="00000000" w:rsidRDefault="00000000" w:rsidRPr="00000000" w14:paraId="00000121">
      <w:pPr>
        <w:ind w:left="0" w:firstLine="0"/>
        <w:jc w:val="both"/>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ie 81.7% of the data is NaN</w:t>
      </w:r>
    </w:p>
    <w:p w:rsidR="00000000" w:rsidDel="00000000" w:rsidP="00000000" w:rsidRDefault="00000000" w:rsidRPr="00000000" w14:paraId="00000122">
      <w:pPr>
        <w:ind w:left="0" w:firstLine="0"/>
        <w:jc w:val="both"/>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actual data represents 157’857’304 cells ( 861’974’140 - 704’116’836)</w:t>
      </w:r>
    </w:p>
    <w:p w:rsidR="00000000" w:rsidDel="00000000" w:rsidP="00000000" w:rsidRDefault="00000000" w:rsidRPr="00000000" w14:paraId="00000123">
      <w:pPr>
        <w:ind w:left="0" w:firstLine="0"/>
        <w:jc w:val="both"/>
        <w:rPr>
          <w:rFonts w:ascii="Courier New" w:cs="Courier New" w:eastAsia="Courier New" w:hAnsi="Courier New"/>
          <w:color w:val="3266d5"/>
          <w:sz w:val="20"/>
          <w:szCs w:val="20"/>
          <w:highlight w:val="white"/>
        </w:rPr>
      </w:pPr>
      <w:r w:rsidDel="00000000" w:rsidR="00000000" w:rsidRPr="00000000">
        <w:rPr>
          <w:rFonts w:ascii="Roboto" w:cs="Roboto" w:eastAsia="Roboto" w:hAnsi="Roboto"/>
          <w:sz w:val="20"/>
          <w:szCs w:val="20"/>
          <w:rtl w:val="0"/>
        </w:rPr>
        <w:t xml:space="preserve">Check : Sum total cells of each run : </w:t>
      </w:r>
      <w:commentRangeStart w:id="9"/>
      <w:r w:rsidDel="00000000" w:rsidR="00000000" w:rsidRPr="00000000">
        <w:rPr>
          <w:rFonts w:ascii="Courier New" w:cs="Courier New" w:eastAsia="Courier New" w:hAnsi="Courier New"/>
          <w:color w:val="3266d5"/>
          <w:sz w:val="20"/>
          <w:szCs w:val="20"/>
          <w:highlight w:val="white"/>
          <w:rtl w:val="0"/>
        </w:rPr>
        <w:t xml:space="preserve">157’856’924… </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124">
      <w:pPr>
        <w:ind w:left="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5">
      <w:pPr>
        <w:ind w:left="0" w:firstLine="0"/>
        <w:jc w:val="both"/>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We transform all the NaN values to 0 because it means that the barcode was not read from the samples (recently clarified with Luca on the call)</w:t>
      </w:r>
    </w:p>
    <w:p w:rsidR="00000000" w:rsidDel="00000000" w:rsidP="00000000" w:rsidRDefault="00000000" w:rsidRPr="00000000" w14:paraId="00000126">
      <w:pPr>
        <w:ind w:left="0" w:firstLine="0"/>
        <w:jc w:val="both"/>
        <w:rPr>
          <w:rFonts w:ascii="Roboto" w:cs="Roboto" w:eastAsia="Roboto" w:hAnsi="Roboto"/>
          <w:sz w:val="20"/>
          <w:szCs w:val="20"/>
        </w:rPr>
      </w:pPr>
      <w:hyperlink r:id="rId25">
        <w:r w:rsidDel="00000000" w:rsidR="00000000" w:rsidRPr="00000000">
          <w:rPr>
            <w:rFonts w:ascii="Roboto" w:cs="Roboto" w:eastAsia="Roboto" w:hAnsi="Roboto"/>
            <w:color w:val="1155cc"/>
            <w:sz w:val="20"/>
            <w:szCs w:val="20"/>
            <w:u w:val="single"/>
            <w:rtl w:val="0"/>
          </w:rPr>
          <w:t xml:space="preserve">https://www.geeksforgeeks.org/replace-nan-values-with-zeros-in-pandas-dataframe/</w:t>
        </w:r>
      </w:hyperlink>
      <w:r w:rsidDel="00000000" w:rsidR="00000000" w:rsidRPr="00000000">
        <w:rPr>
          <w:rFonts w:ascii="Roboto" w:cs="Roboto" w:eastAsia="Roboto" w:hAnsi="Roboto"/>
          <w:sz w:val="20"/>
          <w:szCs w:val="20"/>
          <w:rtl w:val="0"/>
        </w:rPr>
        <w:t xml:space="preserve"> ^^</w:t>
      </w:r>
    </w:p>
    <w:p w:rsidR="00000000" w:rsidDel="00000000" w:rsidP="00000000" w:rsidRDefault="00000000" w:rsidRPr="00000000" w14:paraId="00000127">
      <w:pPr>
        <w:ind w:left="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8">
      <w:pPr>
        <w:ind w:left="0" w:firstLine="0"/>
        <w:jc w:val="both"/>
        <w:rPr>
          <w:rFonts w:ascii="Roboto" w:cs="Roboto" w:eastAsia="Roboto" w:hAnsi="Roboto"/>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29">
      <w:pPr>
        <w:numPr>
          <w:ilvl w:val="0"/>
          <w:numId w:val="5"/>
        </w:numPr>
        <w:ind w:left="720" w:hanging="360"/>
        <w:jc w:val="both"/>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Absence of barcode in the rows of a given run means it has 0 reads in all samples from this run.</w:t>
      </w:r>
    </w:p>
    <w:p w:rsidR="00000000" w:rsidDel="00000000" w:rsidP="00000000" w:rsidRDefault="00000000" w:rsidRPr="00000000" w14:paraId="0000012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B">
      <w:pPr>
        <w:numPr>
          <w:ilvl w:val="0"/>
          <w:numId w:val="5"/>
        </w:numPr>
        <w:ind w:left="720" w:hanging="360"/>
        <w:jc w:val="both"/>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Rename the 8 controls that were in “CtrlMs</w:t>
      </w:r>
      <w:r w:rsidDel="00000000" w:rsidR="00000000" w:rsidRPr="00000000">
        <w:rPr>
          <w:rFonts w:ascii="Roboto" w:cs="Roboto" w:eastAsia="Roboto" w:hAnsi="Roboto"/>
          <w:sz w:val="20"/>
          <w:szCs w:val="20"/>
          <w:rtl w:val="0"/>
        </w:rPr>
        <w:t xml:space="preserve">X</w:t>
      </w:r>
      <w:r w:rsidDel="00000000" w:rsidR="00000000" w:rsidRPr="00000000">
        <w:rPr>
          <w:rFonts w:ascii="Roboto" w:cs="Roboto" w:eastAsia="Roboto" w:hAnsi="Roboto"/>
          <w:sz w:val="20"/>
          <w:szCs w:val="20"/>
          <w:rtl w:val="0"/>
        </w:rPr>
        <w:t xml:space="preserve">_000u_exp130921_run101121_XX”, eg </w:t>
      </w:r>
      <w:r w:rsidDel="00000000" w:rsidR="00000000" w:rsidRPr="00000000">
        <w:rPr>
          <w:sz w:val="20"/>
          <w:szCs w:val="20"/>
          <w:rtl w:val="0"/>
        </w:rPr>
        <w:t xml:space="preserve">Contro1_000u_exp130921_run101121_20</w:t>
      </w:r>
      <w:r w:rsidDel="00000000" w:rsidR="00000000" w:rsidRPr="00000000">
        <w:rPr>
          <w:rFonts w:ascii="Arial Unicode MS" w:cs="Arial Unicode MS" w:eastAsia="Arial Unicode MS" w:hAnsi="Arial Unicode MS"/>
          <w:sz w:val="20"/>
          <w:szCs w:val="20"/>
          <w:rtl w:val="0"/>
        </w:rPr>
        <w:t xml:space="preserve"> → </w:t>
      </w:r>
      <w:r w:rsidDel="00000000" w:rsidR="00000000" w:rsidRPr="00000000">
        <w:rPr>
          <w:sz w:val="20"/>
          <w:szCs w:val="20"/>
          <w:rtl w:val="0"/>
        </w:rPr>
        <w:t xml:space="preserve">CtrlMs1_000u_exp130921_run101121_20</w:t>
      </w:r>
      <w:r w:rsidDel="00000000" w:rsidR="00000000" w:rsidRPr="00000000">
        <w:rPr>
          <w:rtl w:val="0"/>
        </w:rPr>
      </w:r>
    </w:p>
    <w:p w:rsidR="00000000" w:rsidDel="00000000" w:rsidP="00000000" w:rsidRDefault="00000000" w:rsidRPr="00000000" w14:paraId="0000012C">
      <w:pPr>
        <w:ind w:left="720" w:firstLine="0"/>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2D">
      <w:pPr>
        <w:numPr>
          <w:ilvl w:val="0"/>
          <w:numId w:val="5"/>
        </w:numPr>
        <w:spacing w:after="200" w:lineRule="auto"/>
        <w:ind w:left="720" w:hanging="360"/>
        <w:jc w:val="both"/>
        <w:rPr>
          <w:rFonts w:ascii="Roboto" w:cs="Roboto" w:eastAsia="Roboto" w:hAnsi="Roboto"/>
          <w:sz w:val="20"/>
          <w:szCs w:val="20"/>
          <w:highlight w:val="yellow"/>
        </w:rPr>
      </w:pPr>
      <w:r w:rsidDel="00000000" w:rsidR="00000000" w:rsidRPr="00000000">
        <w:rPr>
          <w:rFonts w:ascii="Roboto" w:cs="Roboto" w:eastAsia="Roboto" w:hAnsi="Roboto"/>
          <w:sz w:val="20"/>
          <w:szCs w:val="20"/>
          <w:highlight w:val="yellow"/>
          <w:rtl w:val="0"/>
        </w:rPr>
        <w:t xml:space="preserve">How to get rid of the junk barcodes? There are 32 controls and 14 time_zeros columns.</w:t>
      </w:r>
    </w:p>
    <w:p w:rsidR="00000000" w:rsidDel="00000000" w:rsidP="00000000" w:rsidRDefault="00000000" w:rsidRPr="00000000" w14:paraId="0000012E">
      <w:pPr>
        <w:numPr>
          <w:ilvl w:val="0"/>
          <w:numId w:val="21"/>
        </w:numPr>
        <w:ind w:left="720" w:hanging="360"/>
        <w:jc w:val="both"/>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Barcodes have to be Present (at least 1 or 5 reads) in at least</w:t>
      </w:r>
      <w:r w:rsidDel="00000000" w:rsidR="00000000" w:rsidRPr="00000000">
        <w:rPr>
          <w:rFonts w:ascii="Roboto" w:cs="Roboto" w:eastAsia="Roboto" w:hAnsi="Roboto"/>
          <w:sz w:val="20"/>
          <w:szCs w:val="20"/>
          <w:rtl w:val="0"/>
        </w:rPr>
        <w:t xml:space="preserve"> 5 controls </w:t>
      </w:r>
      <w:r w:rsidDel="00000000" w:rsidR="00000000" w:rsidRPr="00000000">
        <w:rPr>
          <w:rFonts w:ascii="Roboto" w:cs="Roboto" w:eastAsia="Roboto" w:hAnsi="Roboto"/>
          <w:sz w:val="20"/>
          <w:szCs w:val="20"/>
          <w:rtl w:val="0"/>
        </w:rPr>
        <w:t xml:space="preserve">(not the summed). Check how many sequences are left?</w:t>
      </w:r>
    </w:p>
    <w:p w:rsidR="00000000" w:rsidDel="00000000" w:rsidP="00000000" w:rsidRDefault="00000000" w:rsidRPr="00000000" w14:paraId="0000012F">
      <w:pPr>
        <w:numPr>
          <w:ilvl w:val="1"/>
          <w:numId w:val="21"/>
        </w:numPr>
        <w:ind w:left="1440" w:hanging="36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At least 1 read in at least 5 controls : 16’149 remai</w:t>
      </w:r>
      <w:r w:rsidDel="00000000" w:rsidR="00000000" w:rsidRPr="00000000">
        <w:rPr>
          <w:rFonts w:ascii="Roboto" w:cs="Roboto" w:eastAsia="Roboto" w:hAnsi="Roboto"/>
          <w:b w:val="1"/>
          <w:bCs w:val="1"/>
          <w:sz w:val="20"/>
          <w:szCs w:val="20"/>
          <w:rtl w:val="0"/>
        </w:rPr>
        <w:t xml:space="preserve">ning barcodes (1)</w:t>
      </w:r>
    </w:p>
    <w:p w:rsidR="00000000" w:rsidDel="00000000" w:rsidP="00000000" w:rsidRDefault="00000000" w:rsidRPr="00000000" w14:paraId="00000130">
      <w:pPr>
        <w:numPr>
          <w:ilvl w:val="1"/>
          <w:numId w:val="21"/>
        </w:numPr>
        <w:ind w:left="1440" w:hanging="36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At least 5 reads in at least 5 controls : 8’747 remai</w:t>
      </w:r>
      <w:r w:rsidDel="00000000" w:rsidR="00000000" w:rsidRPr="00000000">
        <w:rPr>
          <w:rFonts w:ascii="Roboto" w:cs="Roboto" w:eastAsia="Roboto" w:hAnsi="Roboto"/>
          <w:b w:val="1"/>
          <w:bCs w:val="1"/>
          <w:sz w:val="20"/>
          <w:szCs w:val="20"/>
          <w:rtl w:val="0"/>
        </w:rPr>
        <w:t xml:space="preserve">ning barcodes (2)</w:t>
      </w:r>
      <w:r w:rsidDel="00000000" w:rsidR="00000000" w:rsidRPr="00000000">
        <w:rPr>
          <w:rtl w:val="0"/>
        </w:rPr>
      </w:r>
    </w:p>
    <w:p w:rsidR="00000000" w:rsidDel="00000000" w:rsidP="00000000" w:rsidRDefault="00000000" w:rsidRPr="00000000" w14:paraId="00000131">
      <w:pPr>
        <w:numPr>
          <w:ilvl w:val="0"/>
          <w:numId w:val="21"/>
        </w:numP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Barcodes have to be Present (at least 1) in all</w:t>
      </w:r>
      <w:r w:rsidDel="00000000" w:rsidR="00000000" w:rsidRPr="00000000">
        <w:rPr>
          <w:rFonts w:ascii="Roboto" w:cs="Roboto" w:eastAsia="Roboto" w:hAnsi="Roboto"/>
          <w:sz w:val="20"/>
          <w:szCs w:val="20"/>
          <w:rtl w:val="0"/>
        </w:rPr>
        <w:t xml:space="preserve"> 32 controls </w:t>
      </w:r>
      <w:r w:rsidDel="00000000" w:rsidR="00000000" w:rsidRPr="00000000">
        <w:rPr>
          <w:rFonts w:ascii="Roboto" w:cs="Roboto" w:eastAsia="Roboto" w:hAnsi="Roboto"/>
          <w:sz w:val="20"/>
          <w:szCs w:val="20"/>
          <w:rtl w:val="0"/>
        </w:rPr>
        <w:t xml:space="preserve">(not the summed). Check how many sequences are left?</w:t>
      </w:r>
    </w:p>
    <w:p w:rsidR="00000000" w:rsidDel="00000000" w:rsidP="00000000" w:rsidRDefault="00000000" w:rsidRPr="00000000" w14:paraId="00000132">
      <w:pPr>
        <w:numPr>
          <w:ilvl w:val="1"/>
          <w:numId w:val="21"/>
        </w:numPr>
        <w:spacing w:after="200" w:before="0" w:lineRule="auto"/>
        <w:ind w:left="1440" w:hanging="36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At least 1 read in all controls : 2’872 remaining barcodes (3)</w:t>
      </w:r>
    </w:p>
    <w:p w:rsidR="00000000" w:rsidDel="00000000" w:rsidP="00000000" w:rsidRDefault="00000000" w:rsidRPr="00000000" w14:paraId="00000133">
      <w:pPr>
        <w:numPr>
          <w:ilvl w:val="0"/>
          <w:numId w:val="21"/>
        </w:numP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Barcodes have to be Present (at least 1 / 5 reads) in at least 5 controls + at least 5 of the timeZeros (not the summed). Check how many sequences are left?</w:t>
      </w:r>
    </w:p>
    <w:p w:rsidR="00000000" w:rsidDel="00000000" w:rsidP="00000000" w:rsidRDefault="00000000" w:rsidRPr="00000000" w14:paraId="00000134">
      <w:pPr>
        <w:numPr>
          <w:ilvl w:val="1"/>
          <w:numId w:val="21"/>
        </w:numPr>
        <w:ind w:left="1440" w:hanging="360"/>
        <w:jc w:val="both"/>
        <w:rPr>
          <w:rFonts w:ascii="Roboto" w:cs="Roboto" w:eastAsia="Roboto" w:hAnsi="Roboto"/>
          <w:b w:val="1"/>
          <w:bCs w:val="1"/>
          <w:sz w:val="20"/>
          <w:szCs w:val="20"/>
          <w:highlight w:val="yellow"/>
        </w:rPr>
      </w:pPr>
      <w:r w:rsidDel="00000000" w:rsidR="00000000" w:rsidRPr="00000000">
        <w:rPr>
          <w:rFonts w:ascii="Roboto" w:cs="Roboto" w:eastAsia="Roboto" w:hAnsi="Roboto"/>
          <w:b w:val="1"/>
          <w:bCs w:val="1"/>
          <w:sz w:val="20"/>
          <w:szCs w:val="20"/>
          <w:highlight w:val="yellow"/>
          <w:rtl w:val="0"/>
        </w:rPr>
        <w:t xml:space="preserve">At least 1 read in at least 5 controls and at least 5 time_zeros : 10’985 remaining barcodes (4) </w:t>
      </w:r>
    </w:p>
    <w:p w:rsidR="00000000" w:rsidDel="00000000" w:rsidP="00000000" w:rsidRDefault="00000000" w:rsidRPr="00000000" w14:paraId="00000135">
      <w:pPr>
        <w:numPr>
          <w:ilvl w:val="1"/>
          <w:numId w:val="21"/>
        </w:numPr>
        <w:spacing w:after="200" w:before="0" w:lineRule="auto"/>
        <w:ind w:left="1440" w:hanging="36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At least 5 reads in at least 5 controls and at least 5 time_zeros : 7’922 remaining barcodes (5)</w:t>
      </w:r>
    </w:p>
    <w:p w:rsidR="00000000" w:rsidDel="00000000" w:rsidP="00000000" w:rsidRDefault="00000000" w:rsidRPr="00000000" w14:paraId="00000136">
      <w:pPr>
        <w:numPr>
          <w:ilvl w:val="0"/>
          <w:numId w:val="21"/>
        </w:numPr>
        <w:ind w:left="720" w:hanging="36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Barcodes have to be Present (at least 1) in all</w:t>
      </w:r>
      <w:r w:rsidDel="00000000" w:rsidR="00000000" w:rsidRPr="00000000">
        <w:rPr>
          <w:rFonts w:ascii="Roboto" w:cs="Roboto" w:eastAsia="Roboto" w:hAnsi="Roboto"/>
          <w:sz w:val="20"/>
          <w:szCs w:val="20"/>
          <w:rtl w:val="0"/>
        </w:rPr>
        <w:t xml:space="preserve"> controls </w:t>
      </w:r>
      <w:r w:rsidDel="00000000" w:rsidR="00000000" w:rsidRPr="00000000">
        <w:rPr>
          <w:rFonts w:ascii="Roboto" w:cs="Roboto" w:eastAsia="Roboto" w:hAnsi="Roboto"/>
          <w:sz w:val="20"/>
          <w:szCs w:val="20"/>
          <w:rtl w:val="0"/>
        </w:rPr>
        <w:t xml:space="preserve">and all the time_zeros(not the summed). Check how many sequences are left?</w:t>
      </w:r>
    </w:p>
    <w:p w:rsidR="00000000" w:rsidDel="00000000" w:rsidP="00000000" w:rsidRDefault="00000000" w:rsidRPr="00000000" w14:paraId="00000137">
      <w:pPr>
        <w:numPr>
          <w:ilvl w:val="1"/>
          <w:numId w:val="21"/>
        </w:numPr>
        <w:ind w:left="1440" w:hanging="360"/>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rtl w:val="0"/>
        </w:rPr>
        <w:t xml:space="preserve">At least 1 read in all controls and all time_zeros : 2’330 remaining barcodes (6)</w:t>
      </w:r>
    </w:p>
    <w:p w:rsidR="00000000" w:rsidDel="00000000" w:rsidP="00000000" w:rsidRDefault="00000000" w:rsidRPr="00000000" w14:paraId="0000013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9">
      <w:pPr>
        <w:jc w:val="both"/>
        <w:rPr>
          <w:rFonts w:ascii="Roboto" w:cs="Roboto" w:eastAsia="Roboto" w:hAnsi="Roboto"/>
          <w:i w:val="1"/>
          <w:iCs w:val="1"/>
          <w:sz w:val="20"/>
          <w:szCs w:val="20"/>
          <w:highlight w:val="yellow"/>
        </w:rPr>
      </w:pPr>
      <w:r w:rsidDel="00000000" w:rsidR="00000000" w:rsidRPr="00000000">
        <w:rPr>
          <w:rFonts w:ascii="Nova Mono" w:cs="Nova Mono" w:eastAsia="Nova Mono" w:hAnsi="Nova Mono"/>
          <w:i w:val="1"/>
          <w:iCs w:val="1"/>
          <w:sz w:val="20"/>
          <w:szCs w:val="20"/>
          <w:highlight w:val="yellow"/>
          <w:rtl w:val="0"/>
        </w:rPr>
        <w:t xml:space="preserve">→ aim at between 10’000 and 25’000 different barcodes </w:t>
      </w:r>
    </w:p>
    <w:p w:rsidR="00000000" w:rsidDel="00000000" w:rsidP="00000000" w:rsidRDefault="00000000" w:rsidRPr="00000000" w14:paraId="0000013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B">
      <w:pPr>
        <w:numPr>
          <w:ilvl w:val="0"/>
          <w:numId w:val="5"/>
        </w:numPr>
        <w:ind w:left="720" w:hanging="360"/>
        <w:jc w:val="both"/>
        <w:rPr>
          <w:rFonts w:ascii="Roboto" w:cs="Roboto" w:eastAsia="Roboto" w:hAnsi="Roboto"/>
          <w:sz w:val="20"/>
          <w:szCs w:val="20"/>
          <w:u w:val="none"/>
        </w:rPr>
      </w:pPr>
      <w:r w:rsidDel="00000000" w:rsidR="00000000" w:rsidRPr="00000000">
        <w:rPr>
          <w:rFonts w:ascii="Roboto" w:cs="Roboto" w:eastAsia="Roboto" w:hAnsi="Roboto"/>
          <w:sz w:val="20"/>
          <w:szCs w:val="20"/>
          <w:rtl w:val="0"/>
        </w:rPr>
        <w:t xml:space="preserve">Then, normalization of the numbers of the reads.</w:t>
      </w:r>
    </w:p>
    <w:p w:rsidR="00000000" w:rsidDel="00000000" w:rsidP="00000000" w:rsidRDefault="00000000" w:rsidRPr="00000000" w14:paraId="0000013C">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For a given barcode B in the controls,</w:t>
      </w:r>
    </w:p>
    <w:p w:rsidR="00000000" w:rsidDel="00000000" w:rsidP="00000000" w:rsidRDefault="00000000" w:rsidRPr="00000000" w14:paraId="0000013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B = 200 in control 1,</w:t>
      </w:r>
    </w:p>
    <w:p w:rsidR="00000000" w:rsidDel="00000000" w:rsidP="00000000" w:rsidRDefault="00000000" w:rsidRPr="00000000" w14:paraId="0000013E">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B = 1000 in control 2,</w:t>
      </w:r>
    </w:p>
    <w:p w:rsidR="00000000" w:rsidDel="00000000" w:rsidP="00000000" w:rsidRDefault="00000000" w:rsidRPr="00000000" w14:paraId="0000013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B = 5000 in control 3,</w:t>
      </w:r>
    </w:p>
    <w:p w:rsidR="00000000" w:rsidDel="00000000" w:rsidP="00000000" w:rsidRDefault="00000000" w:rsidRPr="00000000" w14:paraId="0000014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p>
    <w:p w:rsidR="00000000" w:rsidDel="00000000" w:rsidP="00000000" w:rsidRDefault="00000000" w:rsidRPr="00000000" w14:paraId="00000141">
      <w:pPr>
        <w:jc w:val="both"/>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divide by sum of reads. so that we compare proportions of reads instead of absolute reads</w:t>
      </w:r>
    </w:p>
    <w:p w:rsidR="00000000" w:rsidDel="00000000" w:rsidP="00000000" w:rsidRDefault="00000000" w:rsidRPr="00000000" w14:paraId="00000142">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43">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380 samples</w:t>
      </w:r>
    </w:p>
    <w:p w:rsidR="00000000" w:rsidDel="00000000" w:rsidP="00000000" w:rsidRDefault="00000000" w:rsidRPr="00000000" w14:paraId="00000144">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[Aggregate the replicates (only if computing too slow)]</w:t>
      </w:r>
    </w:p>
    <w:p w:rsidR="00000000" w:rsidDel="00000000" w:rsidP="00000000" w:rsidRDefault="00000000" w:rsidRPr="00000000" w14:paraId="00000145">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4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Correlation // try pearson and spearman</w:t>
      </w:r>
    </w:p>
    <w:p w:rsidR="00000000" w:rsidDel="00000000" w:rsidP="00000000" w:rsidRDefault="00000000" w:rsidRPr="00000000" w14:paraId="00000147">
      <w:pPr>
        <w:jc w:val="both"/>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put 0 if pval non significant &lt;0.05</w:t>
      </w:r>
    </w:p>
    <w:p w:rsidR="00000000" w:rsidDel="00000000" w:rsidP="00000000" w:rsidRDefault="00000000" w:rsidRPr="00000000" w14:paraId="00000148">
      <w:pPr>
        <w:jc w:val="both"/>
        <w:rPr>
          <w:rFonts w:ascii="Roboto" w:cs="Roboto" w:eastAsia="Roboto" w:hAnsi="Roboto"/>
          <w:sz w:val="20"/>
          <w:szCs w:val="20"/>
        </w:rPr>
      </w:pPr>
      <w:r w:rsidDel="00000000" w:rsidR="00000000" w:rsidRPr="00000000">
        <w:rPr>
          <w:rFonts w:ascii="Nova Mono" w:cs="Nova Mono" w:eastAsia="Nova Mono" w:hAnsi="Nova Mono"/>
          <w:sz w:val="20"/>
          <w:szCs w:val="20"/>
          <w:rtl w:val="0"/>
        </w:rPr>
        <w:t xml:space="preserve">→ weighted matrix and input in igraph (pay attention for it to be weighted for further filtering) to output a network</w:t>
      </w:r>
    </w:p>
    <w:p w:rsidR="00000000" w:rsidDel="00000000" w:rsidP="00000000" w:rsidRDefault="00000000" w:rsidRPr="00000000" w14:paraId="00000149">
      <w:pPr>
        <w:jc w:val="both"/>
        <w:rPr>
          <w:rFonts w:ascii="Roboto" w:cs="Roboto" w:eastAsia="Roboto" w:hAnsi="Roboto"/>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1"/>
        <w:jc w:val="both"/>
        <w:rPr>
          <w:b w:val="1"/>
          <w:bCs w:val="1"/>
          <w:sz w:val="32"/>
          <w:szCs w:val="32"/>
        </w:rPr>
      </w:pPr>
      <w:bookmarkStart w:colFirst="0" w:colLast="0" w:name="_61wzudpu62z6" w:id="15"/>
      <w:bookmarkEnd w:id="15"/>
      <w:r w:rsidDel="00000000" w:rsidR="00000000" w:rsidRPr="00000000">
        <w:rPr>
          <w:b w:val="1"/>
          <w:bCs w:val="1"/>
          <w:sz w:val="32"/>
          <w:szCs w:val="32"/>
          <w:rtl w:val="0"/>
        </w:rPr>
        <w:t xml:space="preserve">02/03/2022</w:t>
      </w:r>
    </w:p>
    <w:p w:rsidR="00000000" w:rsidDel="00000000" w:rsidP="00000000" w:rsidRDefault="00000000" w:rsidRPr="00000000" w14:paraId="0000014B">
      <w:pPr>
        <w:numPr>
          <w:ilvl w:val="0"/>
          <w:numId w:val="10"/>
        </w:numPr>
        <w:ind w:left="720" w:hanging="360"/>
        <w:rPr>
          <w:sz w:val="20"/>
          <w:szCs w:val="20"/>
        </w:rPr>
      </w:pPr>
      <w:r w:rsidDel="00000000" w:rsidR="00000000" w:rsidRPr="00000000">
        <w:rPr>
          <w:sz w:val="20"/>
          <w:szCs w:val="20"/>
          <w:rtl w:val="0"/>
        </w:rPr>
        <w:t xml:space="preserve">Normalize the counts within each sample to obtain relative counts, i.e. divide each count by the sum of total counts from the sample.</w:t>
      </w:r>
    </w:p>
    <w:p w:rsidR="00000000" w:rsidDel="00000000" w:rsidP="00000000" w:rsidRDefault="00000000" w:rsidRPr="00000000" w14:paraId="0000014C">
      <w:pPr>
        <w:rPr>
          <w:sz w:val="20"/>
          <w:szCs w:val="20"/>
        </w:rPr>
      </w:pPr>
      <w:r w:rsidDel="00000000" w:rsidR="00000000" w:rsidRPr="00000000">
        <w:rPr>
          <w:rtl w:val="0"/>
        </w:rPr>
      </w:r>
    </w:p>
    <w:p w:rsidR="00000000" w:rsidDel="00000000" w:rsidP="00000000" w:rsidRDefault="00000000" w:rsidRPr="00000000" w14:paraId="0000014D">
      <w:pPr>
        <w:rPr>
          <w:sz w:val="20"/>
          <w:szCs w:val="20"/>
        </w:rPr>
      </w:pPr>
      <w:hyperlink r:id="rId26">
        <w:r w:rsidDel="00000000" w:rsidR="00000000" w:rsidRPr="00000000">
          <w:rPr>
            <w:color w:val="1155cc"/>
            <w:sz w:val="20"/>
            <w:szCs w:val="20"/>
            <w:u w:val="single"/>
            <w:rtl w:val="0"/>
          </w:rPr>
          <w:t xml:space="preserve">https://haroldpimentel.wordpress.com/2014/12/08/in-rna-seq-2-2-between-sample-normalization/</w:t>
        </w:r>
      </w:hyperlink>
      <w:r w:rsidDel="00000000" w:rsidR="00000000" w:rsidRPr="00000000">
        <w:rPr>
          <w:rtl w:val="0"/>
        </w:rPr>
      </w:r>
    </w:p>
    <w:p w:rsidR="00000000" w:rsidDel="00000000" w:rsidP="00000000" w:rsidRDefault="00000000" w:rsidRPr="00000000" w14:paraId="0000014E">
      <w:pPr>
        <w:jc w:val="both"/>
        <w:rPr>
          <w:i w:val="1"/>
          <w:iCs w:val="1"/>
          <w:color w:val="444444"/>
          <w:sz w:val="20"/>
          <w:szCs w:val="20"/>
          <w:highlight w:val="white"/>
        </w:rPr>
      </w:pPr>
      <w:r w:rsidDel="00000000" w:rsidR="00000000" w:rsidRPr="00000000">
        <w:rPr>
          <w:rtl w:val="0"/>
        </w:rPr>
      </w:r>
    </w:p>
    <w:p w:rsidR="00000000" w:rsidDel="00000000" w:rsidP="00000000" w:rsidRDefault="00000000" w:rsidRPr="00000000" w14:paraId="0000014F">
      <w:pPr>
        <w:jc w:val="both"/>
        <w:rPr>
          <w:b w:val="1"/>
          <w:bCs w:val="1"/>
          <w:i w:val="1"/>
          <w:iCs w:val="1"/>
          <w:color w:val="444444"/>
          <w:sz w:val="20"/>
          <w:szCs w:val="20"/>
          <w:highlight w:val="green"/>
        </w:rPr>
      </w:pPr>
      <w:r w:rsidDel="00000000" w:rsidR="00000000" w:rsidRPr="00000000">
        <w:rPr>
          <w:i w:val="1"/>
          <w:iCs w:val="1"/>
          <w:color w:val="444444"/>
          <w:sz w:val="20"/>
          <w:szCs w:val="20"/>
          <w:highlight w:val="white"/>
          <w:rtl w:val="0"/>
        </w:rPr>
        <w:t xml:space="preserve">There have been several quite good papers published on between-sample normalization (BSN), some of which I’ve collected </w:t>
      </w:r>
      <w:hyperlink r:id="rId27">
        <w:r w:rsidDel="00000000" w:rsidR="00000000" w:rsidRPr="00000000">
          <w:rPr>
            <w:i w:val="1"/>
            <w:iCs w:val="1"/>
            <w:color w:val="2e6eb0"/>
            <w:sz w:val="20"/>
            <w:szCs w:val="20"/>
            <w:highlight w:val="white"/>
            <w:u w:val="single"/>
            <w:rtl w:val="0"/>
          </w:rPr>
          <w:t xml:space="preserve">below</w:t>
        </w:r>
      </w:hyperlink>
      <w:r w:rsidDel="00000000" w:rsidR="00000000" w:rsidRPr="00000000">
        <w:rPr>
          <w:i w:val="1"/>
          <w:iCs w:val="1"/>
          <w:color w:val="444444"/>
          <w:sz w:val="20"/>
          <w:szCs w:val="20"/>
          <w:highlight w:val="white"/>
          <w:rtl w:val="0"/>
        </w:rPr>
        <w:t xml:space="preserve">. In almost all the methods, the techniques are simply different ways of</w:t>
      </w:r>
      <w:r w:rsidDel="00000000" w:rsidR="00000000" w:rsidRPr="00000000">
        <w:rPr>
          <w:b w:val="1"/>
          <w:bCs w:val="1"/>
          <w:i w:val="1"/>
          <w:iCs w:val="1"/>
          <w:color w:val="444444"/>
          <w:sz w:val="20"/>
          <w:szCs w:val="20"/>
          <w:highlight w:val="white"/>
          <w:rtl w:val="0"/>
        </w:rPr>
        <w:t xml:space="preserve"> </w:t>
      </w:r>
      <w:r w:rsidDel="00000000" w:rsidR="00000000" w:rsidRPr="00000000">
        <w:rPr>
          <w:b w:val="1"/>
          <w:bCs w:val="1"/>
          <w:i w:val="1"/>
          <w:iCs w:val="1"/>
          <w:color w:val="444444"/>
          <w:sz w:val="20"/>
          <w:szCs w:val="20"/>
          <w:highlight w:val="yellow"/>
          <w:rtl w:val="0"/>
        </w:rPr>
        <w:t xml:space="preserve">finding a “control set” of expression features and using these to estimate your total depth</w:t>
      </w:r>
      <w:r w:rsidDel="00000000" w:rsidR="00000000" w:rsidRPr="00000000">
        <w:rPr>
          <w:i w:val="1"/>
          <w:iCs w:val="1"/>
          <w:color w:val="444444"/>
          <w:sz w:val="20"/>
          <w:szCs w:val="20"/>
          <w:highlight w:val="white"/>
          <w:rtl w:val="0"/>
        </w:rPr>
        <w:t xml:space="preserve">, </w:t>
      </w:r>
      <w:r w:rsidDel="00000000" w:rsidR="00000000" w:rsidRPr="00000000">
        <w:rPr>
          <w:b w:val="1"/>
          <w:bCs w:val="1"/>
          <w:i w:val="1"/>
          <w:iCs w:val="1"/>
          <w:color w:val="444444"/>
          <w:sz w:val="20"/>
          <w:szCs w:val="20"/>
          <w:highlight w:val="cyan"/>
          <w:rtl w:val="0"/>
        </w:rPr>
        <w:t xml:space="preserve">as opposed to using all of your data to estimate your total depth</w:t>
      </w:r>
      <w:r w:rsidDel="00000000" w:rsidR="00000000" w:rsidRPr="00000000">
        <w:rPr>
          <w:b w:val="1"/>
          <w:bCs w:val="1"/>
          <w:i w:val="1"/>
          <w:iCs w:val="1"/>
          <w:color w:val="444444"/>
          <w:sz w:val="20"/>
          <w:szCs w:val="20"/>
          <w:highlight w:val="white"/>
          <w:rtl w:val="0"/>
        </w:rPr>
        <w:t xml:space="preserve">.</w:t>
      </w:r>
      <w:r w:rsidDel="00000000" w:rsidR="00000000" w:rsidRPr="00000000">
        <w:rPr>
          <w:i w:val="1"/>
          <w:iCs w:val="1"/>
          <w:color w:val="444444"/>
          <w:sz w:val="20"/>
          <w:szCs w:val="20"/>
          <w:highlight w:val="white"/>
          <w:rtl w:val="0"/>
        </w:rPr>
        <w:t xml:space="preserve"> While I offered a toy example on why it is important to have a control set of features, more complete examples can be found in </w:t>
      </w:r>
      <w:hyperlink r:id="rId28">
        <w:r w:rsidDel="00000000" w:rsidR="00000000" w:rsidRPr="00000000">
          <w:rPr>
            <w:i w:val="1"/>
            <w:iCs w:val="1"/>
            <w:color w:val="2e6eb0"/>
            <w:sz w:val="20"/>
            <w:szCs w:val="20"/>
            <w:highlight w:val="white"/>
            <w:u w:val="single"/>
            <w:rtl w:val="0"/>
          </w:rPr>
          <w:t xml:space="preserve">Bullard et. al.</w:t>
        </w:r>
      </w:hyperlink>
      <w:r w:rsidDel="00000000" w:rsidR="00000000" w:rsidRPr="00000000">
        <w:rPr>
          <w:i w:val="1"/>
          <w:iCs w:val="1"/>
          <w:color w:val="444444"/>
          <w:sz w:val="20"/>
          <w:szCs w:val="20"/>
          <w:highlight w:val="white"/>
          <w:rtl w:val="0"/>
        </w:rPr>
        <w:t xml:space="preserve"> and </w:t>
      </w:r>
      <w:hyperlink r:id="rId29">
        <w:r w:rsidDel="00000000" w:rsidR="00000000" w:rsidRPr="00000000">
          <w:rPr>
            <w:i w:val="1"/>
            <w:iCs w:val="1"/>
            <w:color w:val="2e6eb0"/>
            <w:sz w:val="20"/>
            <w:szCs w:val="20"/>
            <w:highlight w:val="white"/>
            <w:u w:val="single"/>
            <w:rtl w:val="0"/>
          </w:rPr>
          <w:t xml:space="preserve">Robinson and Oshlack</w:t>
        </w:r>
      </w:hyperlink>
      <w:r w:rsidDel="00000000" w:rsidR="00000000" w:rsidRPr="00000000">
        <w:rPr>
          <w:i w:val="1"/>
          <w:iCs w:val="1"/>
          <w:color w:val="444444"/>
          <w:sz w:val="20"/>
          <w:szCs w:val="20"/>
          <w:highlight w:val="white"/>
          <w:rtl w:val="0"/>
        </w:rPr>
        <w:t xml:space="preserve">. </w:t>
      </w:r>
      <w:r w:rsidDel="00000000" w:rsidR="00000000" w:rsidRPr="00000000">
        <w:rPr>
          <w:b w:val="1"/>
          <w:bCs w:val="1"/>
          <w:i w:val="1"/>
          <w:iCs w:val="1"/>
          <w:color w:val="444444"/>
          <w:sz w:val="20"/>
          <w:szCs w:val="20"/>
          <w:highlight w:val="green"/>
          <w:rtl w:val="0"/>
        </w:rPr>
        <w:t xml:space="preserve">The basic idea is that highly-variable expression features and differentially expressed features can eat a lot of your sequencing depth, thus throwing off the relative abundance of your expression features.</w:t>
      </w:r>
    </w:p>
    <w:p w:rsidR="00000000" w:rsidDel="00000000" w:rsidP="00000000" w:rsidRDefault="00000000" w:rsidRPr="00000000" w14:paraId="00000150">
      <w:pPr>
        <w:jc w:val="both"/>
        <w:rPr>
          <w:b w:val="1"/>
          <w:bCs w:val="1"/>
          <w:i w:val="1"/>
          <w:iCs w:val="1"/>
          <w:color w:val="444444"/>
          <w:sz w:val="20"/>
          <w:szCs w:val="20"/>
          <w:highlight w:val="green"/>
        </w:rPr>
      </w:pPr>
      <w:r w:rsidDel="00000000" w:rsidR="00000000" w:rsidRPr="00000000">
        <w:rPr>
          <w:rtl w:val="0"/>
        </w:rPr>
      </w:r>
    </w:p>
    <w:p w:rsidR="00000000" w:rsidDel="00000000" w:rsidP="00000000" w:rsidRDefault="00000000" w:rsidRPr="00000000" w14:paraId="00000151">
      <w:pPr>
        <w:jc w:val="both"/>
        <w:rPr>
          <w:color w:val="444444"/>
          <w:sz w:val="20"/>
          <w:szCs w:val="20"/>
        </w:rPr>
      </w:pPr>
      <w:r w:rsidDel="00000000" w:rsidR="00000000" w:rsidRPr="00000000">
        <w:rPr>
          <w:color w:val="444444"/>
          <w:sz w:val="20"/>
          <w:szCs w:val="20"/>
          <w:rtl w:val="0"/>
        </w:rPr>
        <w:t xml:space="preserve">To be discussed…</w:t>
      </w:r>
    </w:p>
    <w:p w:rsidR="00000000" w:rsidDel="00000000" w:rsidP="00000000" w:rsidRDefault="00000000" w:rsidRPr="00000000" w14:paraId="00000152">
      <w:pPr>
        <w:pStyle w:val="Heading1"/>
        <w:jc w:val="both"/>
        <w:rPr>
          <w:b w:val="1"/>
          <w:bCs w:val="1"/>
          <w:sz w:val="32"/>
          <w:szCs w:val="32"/>
        </w:rPr>
      </w:pPr>
      <w:bookmarkStart w:colFirst="0" w:colLast="0" w:name="_tm91t6u0dqfh" w:id="16"/>
      <w:bookmarkEnd w:id="16"/>
      <w:r w:rsidDel="00000000" w:rsidR="00000000" w:rsidRPr="00000000">
        <w:rPr>
          <w:b w:val="1"/>
          <w:bCs w:val="1"/>
          <w:sz w:val="32"/>
          <w:szCs w:val="32"/>
          <w:rtl w:val="0"/>
        </w:rPr>
        <w:t xml:space="preserve">03/03/2022</w:t>
      </w:r>
    </w:p>
    <w:p w:rsidR="00000000" w:rsidDel="00000000" w:rsidP="00000000" w:rsidRDefault="00000000" w:rsidRPr="00000000" w14:paraId="00000153">
      <w:pPr>
        <w:rPr/>
      </w:pPr>
      <w:r w:rsidDel="00000000" w:rsidR="00000000" w:rsidRPr="00000000">
        <w:rPr>
          <w:rtl w:val="0"/>
        </w:rPr>
        <w:t xml:space="preserve">I generate a file with normalized read counts vertically, each cell being the percentage of the total counts within the same sample. </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Test script :</w:t>
      </w:r>
    </w:p>
    <w:p w:rsidR="00000000" w:rsidDel="00000000" w:rsidP="00000000" w:rsidRDefault="00000000" w:rsidRPr="00000000" w14:paraId="00000156">
      <w:pPr>
        <w:rPr/>
      </w:pPr>
      <w:r w:rsidDel="00000000" w:rsidR="00000000" w:rsidRPr="00000000">
        <w:rPr>
          <w:rtl w:val="0"/>
        </w:rPr>
        <w:t xml:space="preserve">$ python normalize_data_within_samples.py</w:t>
      </w:r>
    </w:p>
    <w:p w:rsidR="00000000" w:rsidDel="00000000" w:rsidP="00000000" w:rsidRDefault="00000000" w:rsidRPr="00000000" w14:paraId="00000157">
      <w:pPr>
        <w:rPr/>
      </w:pPr>
      <w:r w:rsidDel="00000000" w:rsidR="00000000" w:rsidRPr="00000000">
        <w:rPr>
          <w:rtl w:val="0"/>
        </w:rPr>
        <w:t xml:space="preserve">df_test.csv</w:t>
      </w:r>
    </w:p>
    <w:p w:rsidR="00000000" w:rsidDel="00000000" w:rsidP="00000000" w:rsidRDefault="00000000" w:rsidRPr="00000000" w14:paraId="00000158">
      <w:pPr>
        <w:rPr/>
      </w:pPr>
      <w:r w:rsidDel="00000000" w:rsidR="00000000" w:rsidRPr="00000000">
        <w:rPr>
          <w:rtl w:val="0"/>
        </w:rPr>
        <w:t xml:space="preserve">df</w:t>
      </w:r>
    </w:p>
    <w:p w:rsidR="00000000" w:rsidDel="00000000" w:rsidP="00000000" w:rsidRDefault="00000000" w:rsidRPr="00000000" w14:paraId="00000159">
      <w:pPr>
        <w:rPr/>
      </w:pPr>
      <w:r w:rsidDel="00000000" w:rsidR="00000000" w:rsidRPr="00000000">
        <w:rPr>
          <w:rtl w:val="0"/>
        </w:rPr>
        <w:t xml:space="preserve">       A   B    C</w:t>
      </w:r>
    </w:p>
    <w:p w:rsidR="00000000" w:rsidDel="00000000" w:rsidP="00000000" w:rsidRDefault="00000000" w:rsidRPr="00000000" w14:paraId="0000015A">
      <w:pPr>
        <w:rPr/>
      </w:pPr>
      <w:r w:rsidDel="00000000" w:rsidR="00000000" w:rsidRPr="00000000">
        <w:rPr>
          <w:rtl w:val="0"/>
        </w:rPr>
        <w:t xml:space="preserve">row1  10   2   10</w:t>
      </w:r>
    </w:p>
    <w:p w:rsidR="00000000" w:rsidDel="00000000" w:rsidP="00000000" w:rsidRDefault="00000000" w:rsidRPr="00000000" w14:paraId="0000015B">
      <w:pPr>
        <w:rPr/>
      </w:pPr>
      <w:r w:rsidDel="00000000" w:rsidR="00000000" w:rsidRPr="00000000">
        <w:rPr>
          <w:rtl w:val="0"/>
        </w:rPr>
        <w:t xml:space="preserve">row2  20   2  100</w:t>
      </w:r>
    </w:p>
    <w:p w:rsidR="00000000" w:rsidDel="00000000" w:rsidP="00000000" w:rsidRDefault="00000000" w:rsidRPr="00000000" w14:paraId="0000015C">
      <w:pPr>
        <w:rPr/>
      </w:pPr>
      <w:r w:rsidDel="00000000" w:rsidR="00000000" w:rsidRPr="00000000">
        <w:rPr>
          <w:rtl w:val="0"/>
        </w:rPr>
        <w:t xml:space="preserve">row3  30  10    0</w:t>
      </w:r>
    </w:p>
    <w:p w:rsidR="00000000" w:rsidDel="00000000" w:rsidP="00000000" w:rsidRDefault="00000000" w:rsidRPr="00000000" w14:paraId="0000015D">
      <w:pPr>
        <w:rPr/>
      </w:pPr>
      <w:r w:rsidDel="00000000" w:rsidR="00000000" w:rsidRPr="00000000">
        <w:rPr>
          <w:rtl w:val="0"/>
        </w:rPr>
        <w:t xml:space="preserve">percents_df</w:t>
      </w:r>
    </w:p>
    <w:p w:rsidR="00000000" w:rsidDel="00000000" w:rsidP="00000000" w:rsidRDefault="00000000" w:rsidRPr="00000000" w14:paraId="0000015E">
      <w:pPr>
        <w:rPr/>
      </w:pPr>
      <w:r w:rsidDel="00000000" w:rsidR="00000000" w:rsidRPr="00000000">
        <w:rPr>
          <w:rtl w:val="0"/>
        </w:rPr>
        <w:t xml:space="preserve">              A          B          C</w:t>
      </w:r>
    </w:p>
    <w:p w:rsidR="00000000" w:rsidDel="00000000" w:rsidP="00000000" w:rsidRDefault="00000000" w:rsidRPr="00000000" w14:paraId="0000015F">
      <w:pPr>
        <w:rPr/>
      </w:pPr>
      <w:r w:rsidDel="00000000" w:rsidR="00000000" w:rsidRPr="00000000">
        <w:rPr>
          <w:rtl w:val="0"/>
        </w:rPr>
        <w:t xml:space="preserve">row1  16.666667  14.285714   9.090909</w:t>
      </w:r>
    </w:p>
    <w:p w:rsidR="00000000" w:rsidDel="00000000" w:rsidP="00000000" w:rsidRDefault="00000000" w:rsidRPr="00000000" w14:paraId="00000160">
      <w:pPr>
        <w:rPr/>
      </w:pPr>
      <w:r w:rsidDel="00000000" w:rsidR="00000000" w:rsidRPr="00000000">
        <w:rPr>
          <w:rtl w:val="0"/>
        </w:rPr>
        <w:t xml:space="preserve">row2  33.333333  14.285714  90.909091</w:t>
      </w:r>
    </w:p>
    <w:p w:rsidR="00000000" w:rsidDel="00000000" w:rsidP="00000000" w:rsidRDefault="00000000" w:rsidRPr="00000000" w14:paraId="00000161">
      <w:pPr>
        <w:rPr/>
      </w:pPr>
      <w:r w:rsidDel="00000000" w:rsidR="00000000" w:rsidRPr="00000000">
        <w:rPr>
          <w:rtl w:val="0"/>
        </w:rPr>
        <w:t xml:space="preserve">row3  50.000000  71.428571   0.000000</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br w:type="page"/>
      </w:r>
      <w:r w:rsidDel="00000000" w:rsidR="00000000" w:rsidRPr="00000000">
        <w:rPr>
          <w:rtl w:val="0"/>
        </w:rPr>
      </w:r>
    </w:p>
    <w:p w:rsidR="00000000" w:rsidDel="00000000" w:rsidP="00000000" w:rsidRDefault="00000000" w:rsidRPr="00000000" w14:paraId="00000164">
      <w:pPr>
        <w:pStyle w:val="Heading1"/>
        <w:jc w:val="both"/>
        <w:rPr>
          <w:b w:val="1"/>
          <w:bCs w:val="1"/>
          <w:sz w:val="32"/>
          <w:szCs w:val="32"/>
        </w:rPr>
      </w:pPr>
      <w:bookmarkStart w:colFirst="0" w:colLast="0" w:name="_wtehh3ffqs9x" w:id="17"/>
      <w:bookmarkEnd w:id="17"/>
      <w:r w:rsidDel="00000000" w:rsidR="00000000" w:rsidRPr="00000000">
        <w:rPr>
          <w:b w:val="1"/>
          <w:bCs w:val="1"/>
          <w:sz w:val="32"/>
          <w:szCs w:val="32"/>
          <w:rtl w:val="0"/>
        </w:rPr>
        <w:t xml:space="preserve">04/03/2022</w:t>
      </w:r>
    </w:p>
    <w:p w:rsidR="00000000" w:rsidDel="00000000" w:rsidP="00000000" w:rsidRDefault="00000000" w:rsidRPr="00000000" w14:paraId="00000165">
      <w:pPr>
        <w:pStyle w:val="Heading2"/>
        <w:jc w:val="both"/>
        <w:rPr>
          <w:sz w:val="24"/>
          <w:szCs w:val="24"/>
        </w:rPr>
      </w:pPr>
      <w:bookmarkStart w:colFirst="0" w:colLast="0" w:name="_al8pxhxzhr19" w:id="18"/>
      <w:bookmarkEnd w:id="18"/>
      <w:r w:rsidDel="00000000" w:rsidR="00000000" w:rsidRPr="00000000">
        <w:rPr>
          <w:sz w:val="24"/>
          <w:szCs w:val="24"/>
          <w:rtl w:val="0"/>
        </w:rPr>
        <w:t xml:space="preserve">Correlation matrix : 380 x 380</w:t>
      </w:r>
    </w:p>
    <w:p w:rsidR="00000000" w:rsidDel="00000000" w:rsidP="00000000" w:rsidRDefault="00000000" w:rsidRPr="00000000" w14:paraId="00000166">
      <w:pPr>
        <w:jc w:val="both"/>
        <w:rPr/>
      </w:pPr>
      <w:hyperlink r:id="rId30">
        <w:r w:rsidDel="00000000" w:rsidR="00000000" w:rsidRPr="00000000">
          <w:rPr>
            <w:color w:val="1155cc"/>
            <w:u w:val="single"/>
            <w:rtl w:val="0"/>
          </w:rPr>
          <w:t xml:space="preserve">https://drive.google.com/drive/folders/1DqM2j65VVaIXswsdtfKIYMzUysKTsXCl</w:t>
        </w:r>
      </w:hyperlink>
      <w:r w:rsidDel="00000000" w:rsidR="00000000" w:rsidRPr="00000000">
        <w:rPr>
          <w:rtl w:val="0"/>
        </w:rPr>
      </w:r>
    </w:p>
    <w:p w:rsidR="00000000" w:rsidDel="00000000" w:rsidP="00000000" w:rsidRDefault="00000000" w:rsidRPr="00000000" w14:paraId="00000167">
      <w:pPr>
        <w:numPr>
          <w:ilvl w:val="0"/>
          <w:numId w:val="2"/>
        </w:numPr>
        <w:shd w:fill="ffffff" w:val="clear"/>
        <w:spacing w:after="200" w:before="200" w:lineRule="auto"/>
        <w:ind w:left="940" w:hanging="360"/>
        <w:jc w:val="both"/>
      </w:pPr>
      <w:r w:rsidDel="00000000" w:rsidR="00000000" w:rsidRPr="00000000">
        <w:rPr>
          <w:b w:val="1"/>
          <w:bCs w:val="1"/>
          <w:color w:val="222222"/>
          <w:rtl w:val="0"/>
        </w:rPr>
        <w:t xml:space="preserve">filtered_reads_absolute.csv</w:t>
      </w:r>
      <w:r w:rsidDel="00000000" w:rsidR="00000000" w:rsidRPr="00000000">
        <w:rPr>
          <w:color w:val="222222"/>
          <w:rtl w:val="0"/>
        </w:rPr>
        <w:t xml:space="preserve"> : they are the aggregated reads (380 samples in total) for 10'985 barcodes resulting from filtering out all the barcodes that were not found (at least 1 read) in at least 5 controls and at least 5 time_zeros samples. </w:t>
      </w:r>
    </w:p>
    <w:p w:rsidR="00000000" w:rsidDel="00000000" w:rsidP="00000000" w:rsidRDefault="00000000" w:rsidRPr="00000000" w14:paraId="00000168">
      <w:pPr>
        <w:numPr>
          <w:ilvl w:val="0"/>
          <w:numId w:val="2"/>
        </w:numPr>
        <w:shd w:fill="ffffff" w:val="clear"/>
        <w:spacing w:after="200" w:before="0" w:lineRule="auto"/>
        <w:ind w:left="940" w:hanging="360"/>
        <w:jc w:val="both"/>
      </w:pPr>
      <w:r w:rsidDel="00000000" w:rsidR="00000000" w:rsidRPr="00000000">
        <w:rPr>
          <w:b w:val="1"/>
          <w:bCs w:val="1"/>
          <w:color w:val="222222"/>
          <w:rtl w:val="0"/>
        </w:rPr>
        <w:t xml:space="preserve">filtered_reads_percents.csv</w:t>
      </w:r>
      <w:r w:rsidDel="00000000" w:rsidR="00000000" w:rsidRPr="00000000">
        <w:rPr>
          <w:color w:val="222222"/>
          <w:rtl w:val="0"/>
        </w:rPr>
        <w:t xml:space="preserve"> : this is the above dataframe, normalized by columns (samples) so that each reads number correspond</w:t>
      </w:r>
      <w:r w:rsidDel="00000000" w:rsidR="00000000" w:rsidRPr="00000000">
        <w:rPr>
          <w:color w:val="222222"/>
          <w:rtl w:val="0"/>
        </w:rPr>
        <w:t xml:space="preserve">s to the proportion of reads within that sample (ie total of reads = 100%)</w:t>
      </w:r>
      <w:r w:rsidDel="00000000" w:rsidR="00000000" w:rsidRPr="00000000">
        <w:rPr>
          <w:rtl w:val="0"/>
        </w:rPr>
      </w:r>
    </w:p>
    <w:p w:rsidR="00000000" w:rsidDel="00000000" w:rsidP="00000000" w:rsidRDefault="00000000" w:rsidRPr="00000000" w14:paraId="00000169">
      <w:pPr>
        <w:numPr>
          <w:ilvl w:val="0"/>
          <w:numId w:val="2"/>
        </w:numPr>
        <w:shd w:fill="ffffff" w:val="clear"/>
        <w:spacing w:after="200" w:before="0" w:lineRule="auto"/>
        <w:ind w:left="940" w:hanging="360"/>
        <w:jc w:val="both"/>
      </w:pPr>
      <w:r w:rsidDel="00000000" w:rsidR="00000000" w:rsidRPr="00000000">
        <w:rPr>
          <w:b w:val="1"/>
          <w:bCs w:val="1"/>
          <w:color w:val="222222"/>
          <w:rtl w:val="0"/>
        </w:rPr>
        <w:t xml:space="preserve">filtered_reads_millions.csv</w:t>
      </w:r>
      <w:r w:rsidDel="00000000" w:rsidR="00000000" w:rsidRPr="00000000">
        <w:rPr>
          <w:color w:val="222222"/>
          <w:rtl w:val="0"/>
        </w:rPr>
        <w:t xml:space="preserve"> : same as above, but normalized to 1 million reads per sample.</w:t>
      </w:r>
    </w:p>
    <w:p w:rsidR="00000000" w:rsidDel="00000000" w:rsidP="00000000" w:rsidRDefault="00000000" w:rsidRPr="00000000" w14:paraId="0000016A">
      <w:pPr>
        <w:numPr>
          <w:ilvl w:val="0"/>
          <w:numId w:val="2"/>
        </w:numPr>
        <w:shd w:fill="ffffff" w:val="clear"/>
        <w:spacing w:after="200" w:before="0" w:lineRule="auto"/>
        <w:ind w:left="940" w:hanging="360"/>
        <w:jc w:val="both"/>
      </w:pPr>
      <w:r w:rsidDel="00000000" w:rsidR="00000000" w:rsidRPr="00000000">
        <w:rPr>
          <w:b w:val="1"/>
          <w:bCs w:val="1"/>
          <w:color w:val="222222"/>
          <w:rtl w:val="0"/>
        </w:rPr>
        <w:t xml:space="preserve">corr_mat.csv</w:t>
      </w:r>
      <w:r w:rsidDel="00000000" w:rsidR="00000000" w:rsidRPr="00000000">
        <w:rPr>
          <w:color w:val="222222"/>
          <w:rtl w:val="0"/>
        </w:rPr>
        <w:t xml:space="preserve"> : the correlation matrix (pearson) 380 x 380</w:t>
      </w:r>
    </w:p>
    <w:p w:rsidR="00000000" w:rsidDel="00000000" w:rsidP="00000000" w:rsidRDefault="00000000" w:rsidRPr="00000000" w14:paraId="0000016B">
      <w:pPr>
        <w:numPr>
          <w:ilvl w:val="0"/>
          <w:numId w:val="2"/>
        </w:numPr>
        <w:shd w:fill="ffffff" w:val="clear"/>
        <w:spacing w:after="200" w:before="0" w:lineRule="auto"/>
        <w:ind w:left="940" w:hanging="360"/>
        <w:jc w:val="both"/>
      </w:pPr>
      <w:r w:rsidDel="00000000" w:rsidR="00000000" w:rsidRPr="00000000">
        <w:rPr>
          <w:b w:val="1"/>
          <w:bCs w:val="1"/>
          <w:color w:val="222222"/>
          <w:rtl w:val="0"/>
        </w:rPr>
        <w:t xml:space="preserve">corr_mat_pval.csv</w:t>
      </w:r>
      <w:r w:rsidDel="00000000" w:rsidR="00000000" w:rsidRPr="00000000">
        <w:rPr>
          <w:color w:val="222222"/>
          <w:rtl w:val="0"/>
        </w:rPr>
        <w:t xml:space="preserve"> : same with *, **, *** following the correlation coefficient to inform about significance (respectively, pval </w:t>
      </w:r>
      <w:r w:rsidDel="00000000" w:rsidR="00000000" w:rsidRPr="00000000">
        <w:rPr>
          <w:color w:val="222222"/>
          <w:sz w:val="20"/>
          <w:szCs w:val="20"/>
          <w:rtl w:val="0"/>
        </w:rPr>
        <w:t xml:space="preserve">0.1, 0.05, 0.01)</w:t>
      </w:r>
    </w:p>
    <w:p w:rsidR="00000000" w:rsidDel="00000000" w:rsidP="00000000" w:rsidRDefault="00000000" w:rsidRPr="00000000" w14:paraId="0000016C">
      <w:pPr>
        <w:numPr>
          <w:ilvl w:val="0"/>
          <w:numId w:val="2"/>
        </w:numPr>
        <w:shd w:fill="ffffff" w:val="clear"/>
        <w:spacing w:after="200" w:before="0" w:lineRule="auto"/>
        <w:ind w:left="940" w:hanging="360"/>
        <w:jc w:val="both"/>
      </w:pPr>
      <w:r w:rsidDel="00000000" w:rsidR="00000000" w:rsidRPr="00000000">
        <w:rPr>
          <w:b w:val="1"/>
          <w:bCs w:val="1"/>
          <w:color w:val="222222"/>
          <w:rtl w:val="0"/>
        </w:rPr>
        <w:t xml:space="preserve">corr_plot.pdf</w:t>
      </w:r>
      <w:r w:rsidDel="00000000" w:rsidR="00000000" w:rsidRPr="00000000">
        <w:rPr>
          <w:color w:val="222222"/>
          <w:rtl w:val="0"/>
        </w:rPr>
        <w:t xml:space="preserve"> : the correlation plot 380 x 380</w:t>
      </w:r>
    </w:p>
    <w:p w:rsidR="00000000" w:rsidDel="00000000" w:rsidP="00000000" w:rsidRDefault="00000000" w:rsidRPr="00000000" w14:paraId="0000016D">
      <w:pPr>
        <w:numPr>
          <w:ilvl w:val="0"/>
          <w:numId w:val="2"/>
        </w:numPr>
        <w:shd w:fill="ffffff" w:val="clear"/>
        <w:spacing w:after="200" w:before="200" w:lineRule="auto"/>
        <w:ind w:left="940" w:hanging="360"/>
        <w:jc w:val="both"/>
      </w:pPr>
      <w:r w:rsidDel="00000000" w:rsidR="00000000" w:rsidRPr="00000000">
        <w:rPr>
          <w:b w:val="1"/>
          <w:bCs w:val="1"/>
          <w:color w:val="222222"/>
          <w:rtl w:val="0"/>
        </w:rPr>
        <w:t xml:space="preserve">clustered_corr_plot.pdf </w:t>
      </w:r>
      <w:r w:rsidDel="00000000" w:rsidR="00000000" w:rsidRPr="00000000">
        <w:rPr>
          <w:color w:val="222222"/>
          <w:rtl w:val="0"/>
        </w:rPr>
        <w:t xml:space="preserve">: same as above but with samples clustered according to method='complete'</w:t>
      </w:r>
    </w:p>
    <w:p w:rsidR="00000000" w:rsidDel="00000000" w:rsidP="00000000" w:rsidRDefault="00000000" w:rsidRPr="00000000" w14:paraId="0000016E">
      <w:pPr>
        <w:shd w:fill="ffffff" w:val="clear"/>
        <w:spacing w:after="200" w:before="200" w:lineRule="auto"/>
        <w:jc w:val="both"/>
        <w:rPr>
          <w:color w:val="222222"/>
        </w:rPr>
      </w:pPr>
      <w:r w:rsidDel="00000000" w:rsidR="00000000" w:rsidRPr="00000000">
        <w:rPr>
          <w:rtl w:val="0"/>
        </w:rPr>
      </w:r>
    </w:p>
    <w:p w:rsidR="00000000" w:rsidDel="00000000" w:rsidP="00000000" w:rsidRDefault="00000000" w:rsidRPr="00000000" w14:paraId="0000016F">
      <w:pPr>
        <w:pStyle w:val="Heading1"/>
        <w:shd w:fill="ffffff" w:val="clear"/>
        <w:spacing w:after="200" w:before="200" w:lineRule="auto"/>
        <w:jc w:val="both"/>
        <w:rPr>
          <w:b w:val="1"/>
          <w:bCs w:val="1"/>
          <w:sz w:val="32"/>
          <w:szCs w:val="32"/>
        </w:rPr>
      </w:pPr>
      <w:bookmarkStart w:colFirst="0" w:colLast="0" w:name="_ts39yrut1jqm" w:id="19"/>
      <w:bookmarkEnd w:id="19"/>
      <w:r w:rsidDel="00000000" w:rsidR="00000000" w:rsidRPr="00000000">
        <w:rPr>
          <w:b w:val="1"/>
          <w:bCs w:val="1"/>
          <w:sz w:val="32"/>
          <w:szCs w:val="32"/>
          <w:rtl w:val="0"/>
        </w:rPr>
        <w:t xml:space="preserve">07/03/2022</w:t>
      </w:r>
    </w:p>
    <w:p w:rsidR="00000000" w:rsidDel="00000000" w:rsidP="00000000" w:rsidRDefault="00000000" w:rsidRPr="00000000" w14:paraId="00000170">
      <w:pPr>
        <w:pStyle w:val="Heading2"/>
        <w:jc w:val="both"/>
        <w:rPr>
          <w:sz w:val="24"/>
          <w:szCs w:val="24"/>
        </w:rPr>
      </w:pPr>
      <w:bookmarkStart w:colFirst="0" w:colLast="0" w:name="_ana4zayfwe2q" w:id="20"/>
      <w:bookmarkEnd w:id="20"/>
      <w:r w:rsidDel="00000000" w:rsidR="00000000" w:rsidRPr="00000000">
        <w:rPr>
          <w:sz w:val="24"/>
          <w:szCs w:val="24"/>
          <w:rtl w:val="0"/>
        </w:rPr>
        <w:t xml:space="preserve">Dendrogram</w:t>
      </w:r>
      <w:r w:rsidDel="00000000" w:rsidR="00000000" w:rsidRPr="00000000">
        <w:rPr>
          <w:sz w:val="24"/>
          <w:szCs w:val="24"/>
          <w:rtl w:val="0"/>
        </w:rPr>
        <w:t xml:space="preserve"> </w:t>
      </w:r>
    </w:p>
    <w:p w:rsidR="00000000" w:rsidDel="00000000" w:rsidP="00000000" w:rsidRDefault="00000000" w:rsidRPr="00000000" w14:paraId="00000171">
      <w:pPr>
        <w:jc w:val="both"/>
        <w:rPr/>
      </w:pPr>
      <w:hyperlink r:id="rId31">
        <w:r w:rsidDel="00000000" w:rsidR="00000000" w:rsidRPr="00000000">
          <w:rPr>
            <w:color w:val="1155cc"/>
            <w:u w:val="single"/>
            <w:rtl w:val="0"/>
          </w:rPr>
          <w:t xml:space="preserve">https://drive.google.com/drive/folders/1DqM2j65VVaIXswsdtfKIYMzUysKTsXCl</w:t>
        </w:r>
      </w:hyperlink>
      <w:r w:rsidDel="00000000" w:rsidR="00000000" w:rsidRPr="00000000">
        <w:rPr>
          <w:rtl w:val="0"/>
        </w:rPr>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pStyle w:val="Heading1"/>
        <w:jc w:val="both"/>
        <w:rPr>
          <w:b w:val="1"/>
          <w:bCs w:val="1"/>
          <w:sz w:val="32"/>
          <w:szCs w:val="32"/>
        </w:rPr>
      </w:pPr>
      <w:bookmarkStart w:colFirst="0" w:colLast="0" w:name="_8reic8nji251" w:id="21"/>
      <w:bookmarkEnd w:id="21"/>
      <w:r w:rsidDel="00000000" w:rsidR="00000000" w:rsidRPr="00000000">
        <w:rPr>
          <w:b w:val="1"/>
          <w:bCs w:val="1"/>
          <w:sz w:val="32"/>
          <w:szCs w:val="32"/>
          <w:rtl w:val="0"/>
        </w:rPr>
        <w:t xml:space="preserve">08/03/2022</w:t>
      </w:r>
    </w:p>
    <w:p w:rsidR="00000000" w:rsidDel="00000000" w:rsidP="00000000" w:rsidRDefault="00000000" w:rsidRPr="00000000" w14:paraId="00000174">
      <w:pPr>
        <w:jc w:val="both"/>
        <w:rPr/>
      </w:pPr>
      <w:r w:rsidDel="00000000" w:rsidR="00000000" w:rsidRPr="00000000">
        <w:rPr>
          <w:rtl w:val="0"/>
        </w:rPr>
        <w:t xml:space="preserve">Houssein deposited new data (</w:t>
      </w:r>
      <w:r w:rsidDel="00000000" w:rsidR="00000000" w:rsidRPr="00000000">
        <w:rPr>
          <w:color w:val="222222"/>
          <w:highlight w:val="white"/>
          <w:rtl w:val="0"/>
        </w:rPr>
        <w:t xml:space="preserve">Run010322)</w:t>
      </w:r>
      <w:r w:rsidDel="00000000" w:rsidR="00000000" w:rsidRPr="00000000">
        <w:rPr>
          <w:rtl w:val="0"/>
        </w:rPr>
        <w:t xml:space="preserve"> to the drive folder, I’ll add it to the already aggregated data frame and compute again the correlation matrix and associated analysis.</w:t>
      </w:r>
    </w:p>
    <w:p w:rsidR="00000000" w:rsidDel="00000000" w:rsidP="00000000" w:rsidRDefault="00000000" w:rsidRPr="00000000" w14:paraId="00000175">
      <w:pPr>
        <w:jc w:val="both"/>
        <w:rPr/>
      </w:pPr>
      <w:r w:rsidDel="00000000" w:rsidR="00000000" w:rsidRPr="00000000">
        <w:rPr>
          <w:rFonts w:ascii="Arial Unicode MS" w:cs="Arial Unicode MS" w:eastAsia="Arial Unicode MS" w:hAnsi="Arial Unicode MS"/>
          <w:rtl w:val="0"/>
        </w:rPr>
        <w:t xml:space="preserve">→ result7.csv</w:t>
      </w:r>
    </w:p>
    <w:p w:rsidR="00000000" w:rsidDel="00000000" w:rsidP="00000000" w:rsidRDefault="00000000" w:rsidRPr="00000000" w14:paraId="00000176">
      <w:pPr>
        <w:jc w:val="both"/>
        <w:rPr/>
      </w:pPr>
      <w:r w:rsidDel="00000000" w:rsidR="00000000" w:rsidRPr="00000000">
        <w:rPr>
          <w:rtl w:val="0"/>
        </w:rPr>
      </w:r>
    </w:p>
    <w:p w:rsidR="00000000" w:rsidDel="00000000" w:rsidP="00000000" w:rsidRDefault="00000000" w:rsidRPr="00000000" w14:paraId="00000177">
      <w:pPr>
        <w:pStyle w:val="Heading1"/>
        <w:jc w:val="both"/>
        <w:rPr>
          <w:b w:val="1"/>
          <w:bCs w:val="1"/>
          <w:sz w:val="32"/>
          <w:szCs w:val="32"/>
        </w:rPr>
      </w:pPr>
      <w:bookmarkStart w:colFirst="0" w:colLast="0" w:name="_buvs59lnn1bp" w:id="22"/>
      <w:bookmarkEnd w:id="22"/>
      <w:r w:rsidDel="00000000" w:rsidR="00000000" w:rsidRPr="00000000">
        <w:br w:type="page"/>
      </w:r>
      <w:r w:rsidDel="00000000" w:rsidR="00000000" w:rsidRPr="00000000">
        <w:rPr>
          <w:rtl w:val="0"/>
        </w:rPr>
      </w:r>
    </w:p>
    <w:p w:rsidR="00000000" w:rsidDel="00000000" w:rsidP="00000000" w:rsidRDefault="00000000" w:rsidRPr="00000000" w14:paraId="00000178">
      <w:pPr>
        <w:pStyle w:val="Heading1"/>
        <w:jc w:val="both"/>
        <w:rPr>
          <w:b w:val="1"/>
          <w:bCs w:val="1"/>
          <w:sz w:val="32"/>
          <w:szCs w:val="32"/>
        </w:rPr>
      </w:pPr>
      <w:bookmarkStart w:colFirst="0" w:colLast="0" w:name="_liu1rfdj3b9a" w:id="23"/>
      <w:bookmarkEnd w:id="23"/>
      <w:r w:rsidDel="00000000" w:rsidR="00000000" w:rsidRPr="00000000">
        <w:rPr>
          <w:b w:val="1"/>
          <w:bCs w:val="1"/>
          <w:sz w:val="32"/>
          <w:szCs w:val="32"/>
          <w:rtl w:val="0"/>
        </w:rPr>
        <w:t xml:space="preserve">09/03/2022</w:t>
      </w:r>
    </w:p>
    <w:p w:rsidR="00000000" w:rsidDel="00000000" w:rsidP="00000000" w:rsidRDefault="00000000" w:rsidRPr="00000000" w14:paraId="00000179">
      <w:pPr>
        <w:jc w:val="both"/>
        <w:rPr/>
      </w:pPr>
      <w:r w:rsidDel="00000000" w:rsidR="00000000" w:rsidRPr="00000000">
        <w:rPr>
          <w:rtl w:val="0"/>
        </w:rPr>
        <w:t xml:space="preserve">result7.csv </w:t>
      </w:r>
    </w:p>
    <w:p w:rsidR="00000000" w:rsidDel="00000000" w:rsidP="00000000" w:rsidRDefault="00000000" w:rsidRPr="00000000" w14:paraId="0000017A">
      <w:pPr>
        <w:jc w:val="both"/>
        <w:rPr/>
      </w:pPr>
      <w:r w:rsidDel="00000000" w:rsidR="00000000" w:rsidRPr="00000000">
        <w:rPr>
          <w:rFonts w:ascii="Arial Unicode MS" w:cs="Arial Unicode MS" w:eastAsia="Arial Unicode MS" w:hAnsi="Arial Unicode MS"/>
          <w:rtl w:val="0"/>
        </w:rPr>
        <w:t xml:space="preserve">→ replace_NaN.py </w:t>
      </w:r>
    </w:p>
    <w:p w:rsidR="00000000" w:rsidDel="00000000" w:rsidP="00000000" w:rsidRDefault="00000000" w:rsidRPr="00000000" w14:paraId="0000017B">
      <w:pPr>
        <w:jc w:val="both"/>
        <w:rPr/>
      </w:pPr>
      <w:r w:rsidDel="00000000" w:rsidR="00000000" w:rsidRPr="00000000">
        <w:rPr>
          <w:rFonts w:ascii="Arial Unicode MS" w:cs="Arial Unicode MS" w:eastAsia="Arial Unicode MS" w:hAnsi="Arial Unicode MS"/>
          <w:rtl w:val="0"/>
        </w:rPr>
        <w:t xml:space="preserve">→ result7_fillna.csv</w:t>
      </w:r>
    </w:p>
    <w:p w:rsidR="00000000" w:rsidDel="00000000" w:rsidP="00000000" w:rsidRDefault="00000000" w:rsidRPr="00000000" w14:paraId="0000017C">
      <w:pPr>
        <w:jc w:val="both"/>
        <w:rPr/>
      </w:pPr>
      <w:r w:rsidDel="00000000" w:rsidR="00000000" w:rsidRPr="00000000">
        <w:rPr>
          <w:rtl w:val="0"/>
        </w:rPr>
      </w:r>
    </w:p>
    <w:p w:rsidR="00000000" w:rsidDel="00000000" w:rsidP="00000000" w:rsidRDefault="00000000" w:rsidRPr="00000000" w14:paraId="0000017D">
      <w:pPr>
        <w:pStyle w:val="Heading2"/>
        <w:jc w:val="both"/>
        <w:rPr>
          <w:b w:val="1"/>
          <w:bCs w:val="1"/>
          <w:sz w:val="28"/>
          <w:szCs w:val="28"/>
        </w:rPr>
      </w:pPr>
      <w:bookmarkStart w:colFirst="0" w:colLast="0" w:name="_qvqh5r9xv9fq" w:id="24"/>
      <w:bookmarkEnd w:id="24"/>
      <w:r w:rsidDel="00000000" w:rsidR="00000000" w:rsidRPr="00000000">
        <w:rPr>
          <w:b w:val="1"/>
          <w:bCs w:val="1"/>
          <w:sz w:val="28"/>
          <w:szCs w:val="28"/>
          <w:rtl w:val="0"/>
        </w:rPr>
        <w:t xml:space="preserve">Discussion w/ Vera &amp; Luca</w:t>
      </w:r>
    </w:p>
    <w:p w:rsidR="00000000" w:rsidDel="00000000" w:rsidP="00000000" w:rsidRDefault="00000000" w:rsidRPr="00000000" w14:paraId="0000017E">
      <w:pPr>
        <w:jc w:val="both"/>
        <w:rPr/>
      </w:pPr>
      <w:r w:rsidDel="00000000" w:rsidR="00000000" w:rsidRPr="00000000">
        <w:rPr>
          <w:rtl w:val="0"/>
        </w:rPr>
      </w:r>
    </w:p>
    <w:p w:rsidR="00000000" w:rsidDel="00000000" w:rsidP="00000000" w:rsidRDefault="00000000" w:rsidRPr="00000000" w14:paraId="0000017F">
      <w:pPr>
        <w:jc w:val="both"/>
        <w:rPr/>
      </w:pPr>
      <w:r w:rsidDel="00000000" w:rsidR="00000000" w:rsidRPr="00000000">
        <w:rPr>
          <w:rtl w:val="0"/>
        </w:rPr>
      </w:r>
    </w:p>
    <w:p w:rsidR="00000000" w:rsidDel="00000000" w:rsidP="00000000" w:rsidRDefault="00000000" w:rsidRPr="00000000" w14:paraId="00000180">
      <w:pPr>
        <w:jc w:val="both"/>
        <w:rPr>
          <w:color w:val="0000ff"/>
        </w:rPr>
      </w:pPr>
      <w:r w:rsidDel="00000000" w:rsidR="00000000" w:rsidRPr="00000000">
        <w:rPr>
          <w:color w:val="0000ff"/>
          <w:rtl w:val="0"/>
        </w:rPr>
        <w:t xml:space="preserve">Hi Nina,</w:t>
      </w:r>
    </w:p>
    <w:p w:rsidR="00000000" w:rsidDel="00000000" w:rsidP="00000000" w:rsidRDefault="00000000" w:rsidRPr="00000000" w14:paraId="00000181">
      <w:pPr>
        <w:jc w:val="both"/>
        <w:rPr>
          <w:color w:val="0000ff"/>
          <w:highlight w:val="yellow"/>
        </w:rPr>
      </w:pPr>
      <w:r w:rsidDel="00000000" w:rsidR="00000000" w:rsidRPr="00000000">
        <w:rPr>
          <w:color w:val="0000ff"/>
          <w:rtl w:val="0"/>
        </w:rPr>
        <w:t xml:space="preserve">In the analysis, you considered all the (real) barcodes. I think some populations behave in a certain way because they are intrinsically less sensitive to a given drug, while others behave more randomly. </w:t>
      </w:r>
      <w:r w:rsidDel="00000000" w:rsidR="00000000" w:rsidRPr="00000000">
        <w:rPr>
          <w:color w:val="0000ff"/>
          <w:highlight w:val="yellow"/>
          <w:rtl w:val="0"/>
        </w:rPr>
        <w:t xml:space="preserve">Could we find a way to get rid of the latter and only keep the barcodes for which the four replicates are consistent? They will not be the same for the different compounds, which may be a problem…</w:t>
      </w:r>
    </w:p>
    <w:p w:rsidR="00000000" w:rsidDel="00000000" w:rsidP="00000000" w:rsidRDefault="00000000" w:rsidRPr="00000000" w14:paraId="00000182">
      <w:pPr>
        <w:jc w:val="both"/>
        <w:rPr>
          <w:color w:val="0000ff"/>
        </w:rPr>
      </w:pPr>
      <w:r w:rsidDel="00000000" w:rsidR="00000000" w:rsidRPr="00000000">
        <w:rPr>
          <w:rtl w:val="0"/>
        </w:rPr>
      </w:r>
    </w:p>
    <w:p w:rsidR="00000000" w:rsidDel="00000000" w:rsidP="00000000" w:rsidRDefault="00000000" w:rsidRPr="00000000" w14:paraId="00000183">
      <w:pPr>
        <w:jc w:val="both"/>
        <w:rPr>
          <w:color w:val="0000ff"/>
        </w:rPr>
      </w:pPr>
      <w:commentRangeStart w:id="10"/>
      <w:r w:rsidDel="00000000" w:rsidR="00000000" w:rsidRPr="00000000">
        <w:rPr>
          <w:color w:val="0000ff"/>
          <w:rtl w:val="0"/>
        </w:rPr>
        <w:t xml:space="preserve">Also, we are looking at the global profile of all selected barcodes for each treatment. Could we consider each selected barcode as an individual cell subpopulation, and then focus on the populations that consistently respond in a similar way to different compounds? </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184">
      <w:pPr>
        <w:jc w:val="both"/>
        <w:rPr>
          <w:color w:val="0000ff"/>
        </w:rPr>
      </w:pPr>
      <w:r w:rsidDel="00000000" w:rsidR="00000000" w:rsidRPr="00000000">
        <w:rPr>
          <w:rtl w:val="0"/>
        </w:rPr>
      </w:r>
    </w:p>
    <w:p w:rsidR="00000000" w:rsidDel="00000000" w:rsidP="00000000" w:rsidRDefault="00000000" w:rsidRPr="00000000" w14:paraId="00000185">
      <w:pPr>
        <w:jc w:val="both"/>
        <w:rPr>
          <w:color w:val="0000ff"/>
        </w:rPr>
      </w:pPr>
      <w:r w:rsidDel="00000000" w:rsidR="00000000" w:rsidRPr="00000000">
        <w:rPr>
          <w:color w:val="0000ff"/>
          <w:rtl w:val="0"/>
        </w:rPr>
        <w:t xml:space="preserve">*************************************************************************************************************</w:t>
      </w:r>
    </w:p>
    <w:p w:rsidR="00000000" w:rsidDel="00000000" w:rsidP="00000000" w:rsidRDefault="00000000" w:rsidRPr="00000000" w14:paraId="00000186">
      <w:pPr>
        <w:numPr>
          <w:ilvl w:val="0"/>
          <w:numId w:val="8"/>
        </w:numPr>
        <w:ind w:left="720" w:hanging="360"/>
        <w:jc w:val="both"/>
        <w:rPr>
          <w:u w:val="none"/>
        </w:rPr>
      </w:pPr>
      <w:r w:rsidDel="00000000" w:rsidR="00000000" w:rsidRPr="00000000">
        <w:rPr>
          <w:rtl w:val="0"/>
        </w:rPr>
        <w:t xml:space="preserve">What shall we do with the replicates? Average the counts?</w:t>
      </w:r>
    </w:p>
    <w:p w:rsidR="00000000" w:rsidDel="00000000" w:rsidP="00000000" w:rsidRDefault="00000000" w:rsidRPr="00000000" w14:paraId="00000187">
      <w:pPr>
        <w:numPr>
          <w:ilvl w:val="0"/>
          <w:numId w:val="8"/>
        </w:numPr>
        <w:ind w:left="720" w:hanging="360"/>
        <w:jc w:val="both"/>
        <w:rPr>
          <w:u w:val="none"/>
        </w:rPr>
      </w:pPr>
      <w:r w:rsidDel="00000000" w:rsidR="00000000" w:rsidRPr="00000000">
        <w:rPr>
          <w:rFonts w:ascii="Arial Unicode MS" w:cs="Arial Unicode MS" w:eastAsia="Arial Unicode MS" w:hAnsi="Arial Unicode MS"/>
          <w:rtl w:val="0"/>
        </w:rPr>
        <w:t xml:space="preserve">More barcode filtering → use the correlation found between replicates? But then, we might lose information from one sample to another. That leads again to the problem of clustering with missing data, right?</w:t>
      </w:r>
    </w:p>
    <w:p w:rsidR="00000000" w:rsidDel="00000000" w:rsidP="00000000" w:rsidRDefault="00000000" w:rsidRPr="00000000" w14:paraId="00000188">
      <w:pPr>
        <w:numPr>
          <w:ilvl w:val="1"/>
          <w:numId w:val="8"/>
        </w:numPr>
        <w:ind w:left="1440" w:hanging="360"/>
        <w:jc w:val="both"/>
        <w:rPr>
          <w:highlight w:val="yellow"/>
        </w:rPr>
      </w:pPr>
      <w:r w:rsidDel="00000000" w:rsidR="00000000" w:rsidRPr="00000000">
        <w:rPr>
          <w:rFonts w:ascii="Arial Unicode MS" w:cs="Arial Unicode MS" w:eastAsia="Arial Unicode MS" w:hAnsi="Arial Unicode MS"/>
          <w:highlight w:val="yellow"/>
          <w:rtl w:val="0"/>
        </w:rPr>
        <w:t xml:space="preserve">→ evaluate how many barcodes are concerned for inconsistency among the 4 replicates, for </w:t>
      </w:r>
      <w:r w:rsidDel="00000000" w:rsidR="00000000" w:rsidRPr="00000000">
        <w:rPr>
          <w:b w:val="1"/>
          <w:bCs w:val="1"/>
          <w:highlight w:val="yellow"/>
          <w:rtl w:val="0"/>
        </w:rPr>
        <w:t xml:space="preserve">all drugs.</w:t>
      </w:r>
    </w:p>
    <w:p w:rsidR="00000000" w:rsidDel="00000000" w:rsidP="00000000" w:rsidRDefault="00000000" w:rsidRPr="00000000" w14:paraId="00000189">
      <w:pPr>
        <w:ind w:left="0" w:firstLine="0"/>
        <w:jc w:val="both"/>
        <w:rPr/>
      </w:pPr>
      <w:r w:rsidDel="00000000" w:rsidR="00000000" w:rsidRPr="00000000">
        <w:rPr>
          <w:rtl w:val="0"/>
        </w:rPr>
      </w:r>
    </w:p>
    <w:p w:rsidR="00000000" w:rsidDel="00000000" w:rsidP="00000000" w:rsidRDefault="00000000" w:rsidRPr="00000000" w14:paraId="0000018A">
      <w:pPr>
        <w:ind w:left="0" w:firstLine="0"/>
        <w:jc w:val="both"/>
        <w:rPr/>
      </w:pPr>
      <w:r w:rsidDel="00000000" w:rsidR="00000000" w:rsidRPr="00000000">
        <w:rPr>
          <w:rtl w:val="0"/>
        </w:rPr>
      </w:r>
    </w:p>
    <w:p w:rsidR="00000000" w:rsidDel="00000000" w:rsidP="00000000" w:rsidRDefault="00000000" w:rsidRPr="00000000" w14:paraId="0000018B">
      <w:pPr>
        <w:ind w:left="0" w:firstLine="0"/>
        <w:jc w:val="both"/>
        <w:rPr/>
      </w:pPr>
      <w:r w:rsidDel="00000000" w:rsidR="00000000" w:rsidRPr="00000000">
        <w:rPr>
          <w:rtl w:val="0"/>
        </w:rPr>
      </w:r>
    </w:p>
    <w:p w:rsidR="00000000" w:rsidDel="00000000" w:rsidP="00000000" w:rsidRDefault="00000000" w:rsidRPr="00000000" w14:paraId="0000018C">
      <w:pPr>
        <w:ind w:left="0" w:firstLine="0"/>
        <w:jc w:val="both"/>
        <w:rPr/>
      </w:pPr>
      <w:r w:rsidDel="00000000" w:rsidR="00000000" w:rsidRPr="00000000">
        <w:rPr>
          <w:rtl w:val="0"/>
        </w:rPr>
      </w:r>
    </w:p>
    <w:p w:rsidR="00000000" w:rsidDel="00000000" w:rsidP="00000000" w:rsidRDefault="00000000" w:rsidRPr="00000000" w14:paraId="0000018D">
      <w:pPr>
        <w:numPr>
          <w:ilvl w:val="0"/>
          <w:numId w:val="15"/>
        </w:numPr>
        <w:ind w:left="720" w:hanging="360"/>
        <w:jc w:val="both"/>
        <w:rPr>
          <w:u w:val="none"/>
        </w:rPr>
      </w:pPr>
      <w:r w:rsidDel="00000000" w:rsidR="00000000" w:rsidRPr="00000000">
        <w:rPr>
          <w:rFonts w:ascii="Arial Unicode MS" w:cs="Arial Unicode MS" w:eastAsia="Arial Unicode MS" w:hAnsi="Arial Unicode MS"/>
          <w:rtl w:val="0"/>
        </w:rPr>
        <w:t xml:space="preserve">→ evaluate variability among samples : (max - min) / average</w:t>
      </w:r>
    </w:p>
    <w:p w:rsidR="00000000" w:rsidDel="00000000" w:rsidP="00000000" w:rsidRDefault="00000000" w:rsidRPr="00000000" w14:paraId="0000018E">
      <w:pPr>
        <w:jc w:val="both"/>
        <w:rPr/>
      </w:pPr>
      <w:r w:rsidDel="00000000" w:rsidR="00000000" w:rsidRPr="00000000">
        <w:rPr>
          <w:rtl w:val="0"/>
        </w:rPr>
      </w:r>
    </w:p>
    <w:p w:rsidR="00000000" w:rsidDel="00000000" w:rsidP="00000000" w:rsidRDefault="00000000" w:rsidRPr="00000000" w14:paraId="0000018F">
      <w:pPr>
        <w:numPr>
          <w:ilvl w:val="0"/>
          <w:numId w:val="15"/>
        </w:numPr>
        <w:ind w:left="720" w:hanging="360"/>
        <w:jc w:val="both"/>
        <w:rPr>
          <w:u w:val="none"/>
        </w:rPr>
      </w:pPr>
      <w:r w:rsidDel="00000000" w:rsidR="00000000" w:rsidRPr="00000000">
        <w:rPr>
          <w:rtl w:val="0"/>
        </w:rPr>
        <w:t xml:space="preserve">Try to display the counts as fold change compared to controls</w:t>
      </w:r>
    </w:p>
    <w:p w:rsidR="00000000" w:rsidDel="00000000" w:rsidP="00000000" w:rsidRDefault="00000000" w:rsidRPr="00000000" w14:paraId="00000190">
      <w:pPr>
        <w:numPr>
          <w:ilvl w:val="0"/>
          <w:numId w:val="15"/>
        </w:numPr>
        <w:ind w:left="720" w:hanging="360"/>
        <w:jc w:val="both"/>
        <w:rPr>
          <w:u w:val="none"/>
        </w:rPr>
      </w:pPr>
      <w:r w:rsidDel="00000000" w:rsidR="00000000" w:rsidRPr="00000000">
        <w:rPr>
          <w:rtl w:val="0"/>
        </w:rPr>
        <w:t xml:space="preserve">Another interesting question would be to evaluate the impact of a drug on variability, as compared to the control.</w:t>
      </w:r>
    </w:p>
    <w:p w:rsidR="00000000" w:rsidDel="00000000" w:rsidP="00000000" w:rsidRDefault="00000000" w:rsidRPr="00000000" w14:paraId="00000191">
      <w:pPr>
        <w:jc w:val="both"/>
        <w:rPr/>
      </w:pPr>
      <w:r w:rsidDel="00000000" w:rsidR="00000000" w:rsidRPr="00000000">
        <w:rPr>
          <w:rtl w:val="0"/>
        </w:rPr>
      </w:r>
    </w:p>
    <w:p w:rsidR="00000000" w:rsidDel="00000000" w:rsidP="00000000" w:rsidRDefault="00000000" w:rsidRPr="00000000" w14:paraId="00000192">
      <w:pPr>
        <w:jc w:val="both"/>
        <w:rPr/>
      </w:pPr>
      <w:r w:rsidDel="00000000" w:rsidR="00000000" w:rsidRPr="00000000">
        <w:rPr>
          <w:rtl w:val="0"/>
        </w:rPr>
      </w:r>
    </w:p>
    <w:p w:rsidR="00000000" w:rsidDel="00000000" w:rsidP="00000000" w:rsidRDefault="00000000" w:rsidRPr="00000000" w14:paraId="00000193">
      <w:pPr>
        <w:jc w:val="both"/>
        <w:rPr/>
      </w:pPr>
      <w:r w:rsidDel="00000000" w:rsidR="00000000" w:rsidRPr="00000000">
        <w:rPr>
          <w:rtl w:val="0"/>
        </w:rPr>
      </w:r>
    </w:p>
    <w:p w:rsidR="00000000" w:rsidDel="00000000" w:rsidP="00000000" w:rsidRDefault="00000000" w:rsidRPr="00000000" w14:paraId="00000194">
      <w:pPr>
        <w:jc w:val="both"/>
        <w:rPr/>
      </w:pPr>
      <w:r w:rsidDel="00000000" w:rsidR="00000000" w:rsidRPr="00000000">
        <w:rPr>
          <w:rtl w:val="0"/>
        </w:rPr>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jc w:val="both"/>
        <w:rPr/>
      </w:pPr>
      <w:r w:rsidDel="00000000" w:rsidR="00000000" w:rsidRPr="00000000">
        <w:rPr>
          <w:rtl w:val="0"/>
        </w:rPr>
      </w:r>
    </w:p>
    <w:p w:rsidR="00000000" w:rsidDel="00000000" w:rsidP="00000000" w:rsidRDefault="00000000" w:rsidRPr="00000000" w14:paraId="00000197">
      <w:pPr>
        <w:pStyle w:val="Heading1"/>
        <w:rPr>
          <w:b w:val="1"/>
          <w:bCs w:val="1"/>
          <w:sz w:val="32"/>
          <w:szCs w:val="32"/>
        </w:rPr>
      </w:pPr>
      <w:bookmarkStart w:colFirst="0" w:colLast="0" w:name="_qufevkplw211" w:id="25"/>
      <w:bookmarkEnd w:id="25"/>
      <w:r w:rsidDel="00000000" w:rsidR="00000000" w:rsidRPr="00000000">
        <w:rPr>
          <w:b w:val="1"/>
          <w:bCs w:val="1"/>
          <w:sz w:val="32"/>
          <w:szCs w:val="32"/>
          <w:rtl w:val="0"/>
        </w:rPr>
        <w:t xml:space="preserve">13/03/22</w:t>
      </w:r>
    </w:p>
    <w:p w:rsidR="00000000" w:rsidDel="00000000" w:rsidP="00000000" w:rsidRDefault="00000000" w:rsidRPr="00000000" w14:paraId="00000198">
      <w:pPr>
        <w:jc w:val="both"/>
        <w:rPr/>
      </w:pPr>
      <w:r w:rsidDel="00000000" w:rsidR="00000000" w:rsidRPr="00000000">
        <w:rPr>
          <w:rtl w:val="0"/>
        </w:rPr>
        <w:t xml:space="preserve">(Luca)</w:t>
      </w:r>
      <w:r w:rsidDel="00000000" w:rsidR="00000000" w:rsidRPr="00000000">
        <w:rPr>
          <w:rtl w:val="0"/>
        </w:rPr>
      </w:r>
    </w:p>
    <w:p w:rsidR="00000000" w:rsidDel="00000000" w:rsidP="00000000" w:rsidRDefault="00000000" w:rsidRPr="00000000" w14:paraId="00000199">
      <w:pPr>
        <w:jc w:val="both"/>
        <w:rPr>
          <w:color w:val="0000ff"/>
        </w:rPr>
      </w:pPr>
      <w:r w:rsidDel="00000000" w:rsidR="00000000" w:rsidRPr="00000000">
        <w:rPr>
          <w:color w:val="0000ff"/>
          <w:rtl w:val="0"/>
        </w:rPr>
        <w:t xml:space="preserve">It could be difficult for further analysis not to consider barcodes that don’t show a consistent pattern within replicates. I thought that maybe we could use a more qualitative approach.</w:t>
      </w:r>
    </w:p>
    <w:p w:rsidR="00000000" w:rsidDel="00000000" w:rsidP="00000000" w:rsidRDefault="00000000" w:rsidRPr="00000000" w14:paraId="0000019A">
      <w:pPr>
        <w:jc w:val="both"/>
        <w:rPr>
          <w:color w:val="0000ff"/>
        </w:rPr>
      </w:pPr>
      <w:r w:rsidDel="00000000" w:rsidR="00000000" w:rsidRPr="00000000">
        <w:rPr>
          <w:color w:val="0000ff"/>
          <w:rtl w:val="0"/>
        </w:rPr>
        <w:t xml:space="preserve">We could establish five (as an example) categories of barcodes/cells:</w:t>
      </w:r>
    </w:p>
    <w:p w:rsidR="00000000" w:rsidDel="00000000" w:rsidP="00000000" w:rsidRDefault="00000000" w:rsidRPr="00000000" w14:paraId="0000019B">
      <w:pPr>
        <w:ind w:left="810" w:firstLine="0"/>
        <w:jc w:val="both"/>
        <w:rPr>
          <w:color w:val="0000ff"/>
        </w:rPr>
      </w:pPr>
      <w:r w:rsidDel="00000000" w:rsidR="00000000" w:rsidRPr="00000000">
        <w:rPr>
          <w:rtl w:val="0"/>
        </w:rPr>
      </w:r>
    </w:p>
    <w:p w:rsidR="00000000" w:rsidDel="00000000" w:rsidP="00000000" w:rsidRDefault="00000000" w:rsidRPr="00000000" w14:paraId="0000019C">
      <w:pPr>
        <w:numPr>
          <w:ilvl w:val="0"/>
          <w:numId w:val="9"/>
        </w:numPr>
        <w:ind w:left="1440" w:hanging="360"/>
        <w:jc w:val="both"/>
        <w:rPr>
          <w:color w:val="0000ff"/>
          <w:u w:val="none"/>
        </w:rPr>
      </w:pPr>
      <w:r w:rsidDel="00000000" w:rsidR="00000000" w:rsidRPr="00000000">
        <w:rPr>
          <w:color w:val="0000ff"/>
          <w:rtl w:val="0"/>
        </w:rPr>
        <w:t xml:space="preserve">barcodes/cells consistently enriched more than 5 (?) fold compared to the control (we should probably use the control from the same experiment to calculate the ratio)</w:t>
      </w:r>
    </w:p>
    <w:p w:rsidR="00000000" w:rsidDel="00000000" w:rsidP="00000000" w:rsidRDefault="00000000" w:rsidRPr="00000000" w14:paraId="0000019D">
      <w:pPr>
        <w:ind w:left="810" w:firstLine="0"/>
        <w:jc w:val="both"/>
        <w:rPr>
          <w:color w:val="0000ff"/>
        </w:rPr>
      </w:pPr>
      <w:r w:rsidDel="00000000" w:rsidR="00000000" w:rsidRPr="00000000">
        <w:rPr>
          <w:rtl w:val="0"/>
        </w:rPr>
      </w:r>
    </w:p>
    <w:p w:rsidR="00000000" w:rsidDel="00000000" w:rsidP="00000000" w:rsidRDefault="00000000" w:rsidRPr="00000000" w14:paraId="0000019E">
      <w:pPr>
        <w:numPr>
          <w:ilvl w:val="0"/>
          <w:numId w:val="9"/>
        </w:numPr>
        <w:ind w:left="1440" w:hanging="360"/>
        <w:jc w:val="both"/>
        <w:rPr>
          <w:color w:val="0000ff"/>
          <w:u w:val="none"/>
        </w:rPr>
      </w:pPr>
      <w:r w:rsidDel="00000000" w:rsidR="00000000" w:rsidRPr="00000000">
        <w:rPr>
          <w:color w:val="0000ff"/>
          <w:rtl w:val="0"/>
        </w:rPr>
        <w:t xml:space="preserve">barcodes/cells consistently enriched between 2 and 5 fold over the control</w:t>
      </w:r>
    </w:p>
    <w:p w:rsidR="00000000" w:rsidDel="00000000" w:rsidP="00000000" w:rsidRDefault="00000000" w:rsidRPr="00000000" w14:paraId="0000019F">
      <w:pPr>
        <w:ind w:left="810" w:firstLine="0"/>
        <w:jc w:val="both"/>
        <w:rPr>
          <w:color w:val="0000ff"/>
        </w:rPr>
      </w:pPr>
      <w:r w:rsidDel="00000000" w:rsidR="00000000" w:rsidRPr="00000000">
        <w:rPr>
          <w:rtl w:val="0"/>
        </w:rPr>
      </w:r>
    </w:p>
    <w:p w:rsidR="00000000" w:rsidDel="00000000" w:rsidP="00000000" w:rsidRDefault="00000000" w:rsidRPr="00000000" w14:paraId="000001A0">
      <w:pPr>
        <w:numPr>
          <w:ilvl w:val="0"/>
          <w:numId w:val="9"/>
        </w:numPr>
        <w:ind w:left="1440" w:hanging="360"/>
        <w:jc w:val="both"/>
        <w:rPr>
          <w:color w:val="0000ff"/>
          <w:u w:val="none"/>
        </w:rPr>
      </w:pPr>
      <w:r w:rsidDel="00000000" w:rsidR="00000000" w:rsidRPr="00000000">
        <w:rPr>
          <w:color w:val="0000ff"/>
          <w:rtl w:val="0"/>
        </w:rPr>
        <w:t xml:space="preserve">barcodes/cells with random/inconsistent behavior among replicates</w:t>
      </w:r>
    </w:p>
    <w:p w:rsidR="00000000" w:rsidDel="00000000" w:rsidP="00000000" w:rsidRDefault="00000000" w:rsidRPr="00000000" w14:paraId="000001A1">
      <w:pPr>
        <w:ind w:left="810" w:firstLine="0"/>
        <w:jc w:val="both"/>
        <w:rPr>
          <w:color w:val="0000ff"/>
        </w:rPr>
      </w:pPr>
      <w:r w:rsidDel="00000000" w:rsidR="00000000" w:rsidRPr="00000000">
        <w:rPr>
          <w:rtl w:val="0"/>
        </w:rPr>
      </w:r>
    </w:p>
    <w:p w:rsidR="00000000" w:rsidDel="00000000" w:rsidP="00000000" w:rsidRDefault="00000000" w:rsidRPr="00000000" w14:paraId="000001A2">
      <w:pPr>
        <w:numPr>
          <w:ilvl w:val="0"/>
          <w:numId w:val="9"/>
        </w:numPr>
        <w:ind w:left="1440" w:hanging="360"/>
        <w:jc w:val="both"/>
        <w:rPr>
          <w:color w:val="0000ff"/>
          <w:u w:val="none"/>
        </w:rPr>
      </w:pPr>
      <w:commentRangeStart w:id="11"/>
      <w:r w:rsidDel="00000000" w:rsidR="00000000" w:rsidRPr="00000000">
        <w:rPr>
          <w:color w:val="0000ff"/>
          <w:rtl w:val="0"/>
        </w:rPr>
        <w:t xml:space="preserve">barcodes/cells consistently downregulated by at least 2 fold</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A3">
      <w:pPr>
        <w:ind w:left="810" w:firstLine="0"/>
        <w:jc w:val="both"/>
        <w:rPr>
          <w:color w:val="0000ff"/>
        </w:rPr>
      </w:pPr>
      <w:r w:rsidDel="00000000" w:rsidR="00000000" w:rsidRPr="00000000">
        <w:rPr>
          <w:rtl w:val="0"/>
        </w:rPr>
      </w:r>
    </w:p>
    <w:p w:rsidR="00000000" w:rsidDel="00000000" w:rsidP="00000000" w:rsidRDefault="00000000" w:rsidRPr="00000000" w14:paraId="000001A4">
      <w:pPr>
        <w:numPr>
          <w:ilvl w:val="0"/>
          <w:numId w:val="9"/>
        </w:numPr>
        <w:ind w:left="1440" w:hanging="360"/>
        <w:jc w:val="both"/>
        <w:rPr>
          <w:ins w:author="Nina Verstraete" w:id="0" w:date="2022-03-29T13:43:25Z"/>
          <w:color w:val="0000ff"/>
          <w:u w:val="none"/>
        </w:rPr>
      </w:pPr>
      <w:r w:rsidDel="00000000" w:rsidR="00000000" w:rsidRPr="00000000">
        <w:rPr>
          <w:color w:val="0000ff"/>
          <w:rtl w:val="0"/>
        </w:rPr>
        <w:t xml:space="preserve">barcodes/cells consistently downregulated by more than 5 fold (or absent with the compound).</w:t>
      </w:r>
      <w:ins w:author="Nina Verstraete" w:id="0" w:date="2022-03-29T13:43:25Z">
        <w:r w:rsidDel="00000000" w:rsidR="00000000" w:rsidRPr="00000000">
          <w:rPr>
            <w:rtl w:val="0"/>
          </w:rPr>
        </w:r>
      </w:ins>
    </w:p>
    <w:p w:rsidR="00000000" w:rsidDel="00000000" w:rsidP="00000000" w:rsidRDefault="00000000" w:rsidRPr="00000000" w14:paraId="000001A5">
      <w:pPr>
        <w:ind w:left="1440" w:firstLine="0"/>
        <w:jc w:val="both"/>
        <w:rPr>
          <w:ins w:author="Nina Verstraete" w:id="0" w:date="2022-03-29T13:43:25Z"/>
          <w:color w:val="0000ff"/>
        </w:rPr>
      </w:pPr>
      <w:ins w:author="Nina Verstraete" w:id="0" w:date="2022-03-29T13:43:25Z">
        <w:r w:rsidDel="00000000" w:rsidR="00000000" w:rsidRPr="00000000">
          <w:rPr>
            <w:rtl w:val="0"/>
          </w:rPr>
        </w:r>
      </w:ins>
    </w:p>
    <w:p w:rsidR="00000000" w:rsidDel="00000000" w:rsidP="00000000" w:rsidRDefault="00000000" w:rsidRPr="00000000" w14:paraId="000001A6">
      <w:pPr>
        <w:numPr>
          <w:ilvl w:val="0"/>
          <w:numId w:val="9"/>
        </w:numPr>
        <w:ind w:left="1440" w:hanging="360"/>
        <w:jc w:val="both"/>
        <w:rPr>
          <w:color w:val="0000ff"/>
          <w:rPrChange w:author="Nina Verstraete" w:id="1" w:date="2022-03-29T13:43:25Z">
            <w:rPr>
              <w:color w:val="0000ff"/>
              <w:u w:val="none"/>
            </w:rPr>
          </w:rPrChange>
        </w:rPr>
        <w:pPrChange w:author="Nina Verstraete" w:id="0" w:date="2022-03-29T13:43:25Z">
          <w:pPr>
            <w:numPr>
              <w:ilvl w:val="0"/>
              <w:numId w:val="9"/>
            </w:numPr>
            <w:ind w:left="1440" w:hanging="360"/>
            <w:jc w:val="both"/>
          </w:pPr>
        </w:pPrChange>
      </w:pPr>
      <w:ins w:author="Nina Verstraete" w:id="0" w:date="2022-03-29T13:43:25Z">
        <w:r w:rsidDel="00000000" w:rsidR="00000000" w:rsidRPr="00000000">
          <w:rPr>
            <w:color w:val="0000ff"/>
            <w:rtl w:val="0"/>
            <w:rPrChange w:author="Nina Verstraete" w:id="1" w:date="2022-03-29T13:43:25Z">
              <w:rPr>
                <w:color w:val="0000ff"/>
              </w:rPr>
            </w:rPrChange>
          </w:rPr>
          <w:t xml:space="preserve">barcodes/cells consistently between enriched 2 fold and downregulated 2 fold</w:t>
        </w:r>
      </w:ins>
      <w:r w:rsidDel="00000000" w:rsidR="00000000" w:rsidRPr="00000000">
        <w:rPr>
          <w:rtl w:val="0"/>
        </w:rPr>
      </w:r>
    </w:p>
    <w:p w:rsidR="00000000" w:rsidDel="00000000" w:rsidP="00000000" w:rsidRDefault="00000000" w:rsidRPr="00000000" w14:paraId="000001A7">
      <w:pPr>
        <w:ind w:left="810" w:firstLine="0"/>
        <w:jc w:val="both"/>
        <w:rPr>
          <w:color w:val="0000ff"/>
        </w:rPr>
      </w:pPr>
      <w:r w:rsidDel="00000000" w:rsidR="00000000" w:rsidRPr="00000000">
        <w:rPr>
          <w:rtl w:val="0"/>
        </w:rPr>
      </w:r>
    </w:p>
    <w:p w:rsidR="00000000" w:rsidDel="00000000" w:rsidP="00000000" w:rsidRDefault="00000000" w:rsidRPr="00000000" w14:paraId="000001A8">
      <w:pPr>
        <w:ind w:left="90" w:firstLine="0"/>
        <w:jc w:val="both"/>
        <w:rPr>
          <w:color w:val="0000ff"/>
        </w:rPr>
      </w:pPr>
      <w:r w:rsidDel="00000000" w:rsidR="00000000" w:rsidRPr="00000000">
        <w:rPr>
          <w:b w:val="1"/>
          <w:bCs w:val="1"/>
          <w:color w:val="0000ff"/>
          <w:rtl w:val="0"/>
        </w:rPr>
        <w:t xml:space="preserve">For each compound,</w:t>
      </w:r>
      <w:r w:rsidDel="00000000" w:rsidR="00000000" w:rsidRPr="00000000">
        <w:rPr>
          <w:color w:val="0000ff"/>
          <w:rtl w:val="0"/>
        </w:rPr>
        <w:t xml:space="preserve"> we will then have some kind of fingerprint that we can use to put together drugs with a similar mechanism of action. Also, for the comparison, each category/class should </w:t>
      </w:r>
      <w:r w:rsidDel="00000000" w:rsidR="00000000" w:rsidRPr="00000000">
        <w:rPr>
          <w:b w:val="1"/>
          <w:bCs w:val="1"/>
          <w:color w:val="0000ff"/>
          <w:rtl w:val="0"/>
        </w:rPr>
        <w:t xml:space="preserve">have a different weight</w:t>
      </w:r>
      <w:r w:rsidDel="00000000" w:rsidR="00000000" w:rsidRPr="00000000">
        <w:rPr>
          <w:color w:val="0000ff"/>
          <w:rtl w:val="0"/>
        </w:rPr>
        <w:t xml:space="preserve">: e.g. barcodes/cells enriched more than 5 fold should have a much stronger impact in the analysis as compared to barcodes/cells with inconsistent pattern. </w:t>
      </w:r>
    </w:p>
    <w:p w:rsidR="00000000" w:rsidDel="00000000" w:rsidP="00000000" w:rsidRDefault="00000000" w:rsidRPr="00000000" w14:paraId="000001A9">
      <w:pPr>
        <w:ind w:left="90" w:firstLine="0"/>
        <w:jc w:val="both"/>
        <w:rPr>
          <w:color w:val="0000ff"/>
        </w:rPr>
      </w:pPr>
      <w:r w:rsidDel="00000000" w:rsidR="00000000" w:rsidRPr="00000000">
        <w:rPr>
          <w:rtl w:val="0"/>
        </w:rPr>
      </w:r>
    </w:p>
    <w:p w:rsidR="00000000" w:rsidDel="00000000" w:rsidP="00000000" w:rsidRDefault="00000000" w:rsidRPr="00000000" w14:paraId="000001AA">
      <w:pPr>
        <w:ind w:left="90" w:firstLine="0"/>
        <w:jc w:val="both"/>
        <w:rPr>
          <w:color w:val="0000ff"/>
        </w:rPr>
      </w:pPr>
      <w:r w:rsidDel="00000000" w:rsidR="00000000" w:rsidRPr="00000000">
        <w:rPr>
          <w:color w:val="0000ff"/>
          <w:rtl w:val="0"/>
        </w:rPr>
        <w:t xml:space="preserve">Does it make sense? Do you think it’s doable?</w:t>
      </w:r>
    </w:p>
    <w:p w:rsidR="00000000" w:rsidDel="00000000" w:rsidP="00000000" w:rsidRDefault="00000000" w:rsidRPr="00000000" w14:paraId="000001AB">
      <w:pPr>
        <w:ind w:left="90" w:firstLine="0"/>
        <w:jc w:val="both"/>
        <w:rPr>
          <w:color w:val="0000ff"/>
        </w:rPr>
      </w:pPr>
      <w:r w:rsidDel="00000000" w:rsidR="00000000" w:rsidRPr="00000000">
        <w:rPr>
          <w:rtl w:val="0"/>
        </w:rPr>
      </w:r>
    </w:p>
    <w:p w:rsidR="00000000" w:rsidDel="00000000" w:rsidP="00000000" w:rsidRDefault="00000000" w:rsidRPr="00000000" w14:paraId="000001AC">
      <w:pPr>
        <w:ind w:left="90" w:firstLine="0"/>
        <w:jc w:val="both"/>
        <w:rPr>
          <w:highlight w:val="yellow"/>
        </w:rPr>
      </w:pPr>
      <w:r w:rsidDel="00000000" w:rsidR="00000000" w:rsidRPr="00000000">
        <w:rPr>
          <w:rFonts w:ascii="Arial Unicode MS" w:cs="Arial Unicode MS" w:eastAsia="Arial Unicode MS" w:hAnsi="Arial Unicode MS"/>
          <w:highlight w:val="yellow"/>
          <w:rtl w:val="0"/>
        </w:rPr>
        <w:t xml:space="preserve">→ Fold changes compared to controls averages within each experiment.</w:t>
      </w:r>
    </w:p>
    <w:p w:rsidR="00000000" w:rsidDel="00000000" w:rsidP="00000000" w:rsidRDefault="00000000" w:rsidRPr="00000000" w14:paraId="000001AD">
      <w:pPr>
        <w:ind w:left="90" w:firstLine="0"/>
        <w:jc w:val="both"/>
        <w:rPr>
          <w:highlight w:val="yellow"/>
        </w:rPr>
      </w:pPr>
      <w:hyperlink r:id="rId32">
        <w:r w:rsidDel="00000000" w:rsidR="00000000" w:rsidRPr="00000000">
          <w:rPr>
            <w:highlight w:val="yellow"/>
            <w:u w:val="single"/>
            <w:rtl w:val="0"/>
          </w:rPr>
          <w:t xml:space="preserve">https://docs.google.com/spreadsheets/d/1r5hrUxgx6Mn5n4ge6Y34yMq9cRMZA93xcSXG78gusKQ/edit#gid=618126417</w:t>
        </w:r>
      </w:hyperlink>
      <w:r w:rsidDel="00000000" w:rsidR="00000000" w:rsidRPr="00000000">
        <w:rPr>
          <w:rtl w:val="0"/>
        </w:rPr>
      </w:r>
    </w:p>
    <w:p w:rsidR="00000000" w:rsidDel="00000000" w:rsidP="00000000" w:rsidRDefault="00000000" w:rsidRPr="00000000" w14:paraId="000001AE">
      <w:pPr>
        <w:ind w:left="90" w:firstLine="0"/>
        <w:jc w:val="both"/>
        <w:rPr>
          <w:color w:val="0000ff"/>
        </w:rPr>
      </w:pPr>
      <w:r w:rsidDel="00000000" w:rsidR="00000000" w:rsidRPr="00000000">
        <w:rPr>
          <w:rtl w:val="0"/>
        </w:rPr>
      </w:r>
    </w:p>
    <w:p w:rsidR="00000000" w:rsidDel="00000000" w:rsidP="00000000" w:rsidRDefault="00000000" w:rsidRPr="00000000" w14:paraId="000001AF">
      <w:pPr>
        <w:ind w:left="90" w:firstLine="0"/>
        <w:jc w:val="both"/>
        <w:rPr>
          <w:highlight w:val="yellow"/>
        </w:rPr>
      </w:pPr>
      <w:r w:rsidDel="00000000" w:rsidR="00000000" w:rsidRPr="00000000">
        <w:rPr>
          <w:highlight w:val="yellow"/>
          <w:rtl w:val="0"/>
        </w:rPr>
        <w:t xml:space="preserve">But barcodes are not always very ‘stable’ for all controls </w:t>
      </w:r>
    </w:p>
    <w:p w:rsidR="00000000" w:rsidDel="00000000" w:rsidP="00000000" w:rsidRDefault="00000000" w:rsidRPr="00000000" w14:paraId="000001B0">
      <w:pPr>
        <w:ind w:left="90" w:firstLine="0"/>
        <w:jc w:val="both"/>
        <w:rPr>
          <w:color w:val="0000ff"/>
          <w:highlight w:val="yellow"/>
        </w:rPr>
      </w:pPr>
      <w:r w:rsidDel="00000000" w:rsidR="00000000" w:rsidRPr="00000000">
        <w:rPr>
          <w:rFonts w:ascii="Arial Unicode MS" w:cs="Arial Unicode MS" w:eastAsia="Arial Unicode MS" w:hAnsi="Arial Unicode MS"/>
          <w:color w:val="0000ff"/>
          <w:highlight w:val="yellow"/>
          <w:rtl w:val="0"/>
        </w:rPr>
        <w:t xml:space="preserve">→ </w:t>
      </w:r>
      <w:hyperlink r:id="rId33">
        <w:r w:rsidDel="00000000" w:rsidR="00000000" w:rsidRPr="00000000">
          <w:rPr>
            <w:color w:val="1155cc"/>
            <w:highlight w:val="yellow"/>
            <w:u w:val="single"/>
            <w:rtl w:val="0"/>
          </w:rPr>
          <w:t xml:space="preserve">https://docs.google.com/spreadsheets/d/1r5hrUxgx6Mn5n4ge6Y34yMq9cRMZA93xcSXG78gusKQ/edit#gid=546958792</w:t>
        </w:r>
      </w:hyperlink>
      <w:r w:rsidDel="00000000" w:rsidR="00000000" w:rsidRPr="00000000">
        <w:rPr>
          <w:rtl w:val="0"/>
        </w:rPr>
      </w:r>
    </w:p>
    <w:p w:rsidR="00000000" w:rsidDel="00000000" w:rsidP="00000000" w:rsidRDefault="00000000" w:rsidRPr="00000000" w14:paraId="000001B1">
      <w:pPr>
        <w:ind w:left="90" w:firstLine="0"/>
        <w:jc w:val="both"/>
        <w:rPr>
          <w:color w:val="0000ff"/>
        </w:rPr>
      </w:pPr>
      <w:r w:rsidDel="00000000" w:rsidR="00000000" w:rsidRPr="00000000">
        <w:br w:type="page"/>
      </w:r>
      <w:r w:rsidDel="00000000" w:rsidR="00000000" w:rsidRPr="00000000">
        <w:rPr>
          <w:rtl w:val="0"/>
        </w:rPr>
      </w:r>
    </w:p>
    <w:p w:rsidR="00000000" w:rsidDel="00000000" w:rsidP="00000000" w:rsidRDefault="00000000" w:rsidRPr="00000000" w14:paraId="000001B2">
      <w:pPr>
        <w:ind w:left="0" w:firstLine="0"/>
        <w:jc w:val="both"/>
        <w:rPr>
          <w:color w:val="0000ff"/>
        </w:rPr>
      </w:pPr>
      <w:r w:rsidDel="00000000" w:rsidR="00000000" w:rsidRPr="00000000">
        <w:rPr>
          <w:color w:val="0000ff"/>
        </w:rPr>
        <w:drawing>
          <wp:anchor allowOverlap="1" behindDoc="0" distB="114300" distT="114300" distL="114300" distR="114300" hidden="0" layoutInCell="1" locked="0" relativeHeight="0" simplePos="0">
            <wp:simplePos x="0" y="0"/>
            <wp:positionH relativeFrom="page">
              <wp:posOffset>6748871</wp:posOffset>
            </wp:positionH>
            <wp:positionV relativeFrom="page">
              <wp:posOffset>708660</wp:posOffset>
            </wp:positionV>
            <wp:extent cx="785813" cy="1184858"/>
            <wp:effectExtent b="0" l="0" r="0" t="0"/>
            <wp:wrapNone/>
            <wp:docPr id="5"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785813" cy="1184858"/>
                    </a:xfrm>
                    <a:prstGeom prst="rect"/>
                    <a:ln/>
                  </pic:spPr>
                </pic:pic>
              </a:graphicData>
            </a:graphic>
          </wp:anchor>
        </w:drawing>
      </w:r>
      <w:r w:rsidDel="00000000" w:rsidR="00000000" w:rsidRPr="00000000">
        <w:rPr>
          <w:rtl w:val="0"/>
        </w:rPr>
      </w:r>
    </w:p>
    <w:p w:rsidR="00000000" w:rsidDel="00000000" w:rsidP="00000000" w:rsidRDefault="00000000" w:rsidRPr="00000000" w14:paraId="000001B3">
      <w:pPr>
        <w:pStyle w:val="Heading1"/>
        <w:ind w:left="90" w:firstLine="0"/>
        <w:jc w:val="both"/>
        <w:rPr>
          <w:b w:val="1"/>
          <w:bCs w:val="1"/>
          <w:sz w:val="32"/>
          <w:szCs w:val="32"/>
        </w:rPr>
      </w:pPr>
      <w:bookmarkStart w:colFirst="0" w:colLast="0" w:name="_pjjmf4xscs9n" w:id="26"/>
      <w:bookmarkEnd w:id="26"/>
      <w:r w:rsidDel="00000000" w:rsidR="00000000" w:rsidRPr="00000000">
        <w:rPr>
          <w:b w:val="1"/>
          <w:bCs w:val="1"/>
          <w:sz w:val="32"/>
          <w:szCs w:val="32"/>
          <w:rtl w:val="0"/>
        </w:rPr>
        <w:t xml:space="preserve">15/03/2022</w:t>
      </w:r>
    </w:p>
    <w:p w:rsidR="00000000" w:rsidDel="00000000" w:rsidP="00000000" w:rsidRDefault="00000000" w:rsidRPr="00000000" w14:paraId="000001B4">
      <w:pPr>
        <w:rPr/>
      </w:pPr>
      <w:r w:rsidDel="00000000" w:rsidR="00000000" w:rsidRPr="00000000">
        <w:rPr>
          <w:rtl w:val="0"/>
        </w:rPr>
        <w:t xml:space="preserve">Some ideas from Amy Brock’s talk</w:t>
      </w:r>
    </w:p>
    <w:p w:rsidR="00000000" w:rsidDel="00000000" w:rsidP="00000000" w:rsidRDefault="00000000" w:rsidRPr="00000000" w14:paraId="000001B5">
      <w:pPr>
        <w:numPr>
          <w:ilvl w:val="0"/>
          <w:numId w:val="6"/>
        </w:numPr>
        <w:ind w:left="720" w:hanging="360"/>
        <w:rPr>
          <w:u w:val="none"/>
        </w:rPr>
      </w:pPr>
      <w:r w:rsidDel="00000000" w:rsidR="00000000" w:rsidRPr="00000000">
        <w:rPr>
          <w:rtl w:val="0"/>
        </w:rPr>
        <w:t xml:space="preserve">Aggregating experiments, Plot the number of unique barcodes at Time Point 0 </w:t>
      </w:r>
      <w:r w:rsidDel="00000000" w:rsidR="00000000" w:rsidRPr="00000000">
        <w:rPr/>
        <w:drawing>
          <wp:anchor allowOverlap="1" behindDoc="1" distB="114300" distT="114300" distL="114300" distR="114300" hidden="0" layoutInCell="1" locked="0" relativeHeight="0" simplePos="0">
            <wp:simplePos x="0" y="0"/>
            <wp:positionH relativeFrom="page">
              <wp:posOffset>6422351</wp:posOffset>
            </wp:positionH>
            <wp:positionV relativeFrom="page">
              <wp:posOffset>2155031</wp:posOffset>
            </wp:positionV>
            <wp:extent cx="1173206" cy="1346178"/>
            <wp:effectExtent b="0" l="0" r="0" t="0"/>
            <wp:wrapNone/>
            <wp:docPr id="12"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1173206" cy="1346178"/>
                    </a:xfrm>
                    <a:prstGeom prst="rect"/>
                    <a:ln/>
                  </pic:spPr>
                </pic:pic>
              </a:graphicData>
            </a:graphic>
          </wp:anchor>
        </w:drawing>
      </w:r>
      <w:r w:rsidDel="00000000" w:rsidR="00000000" w:rsidRPr="00000000">
        <w:rPr>
          <w:rtl w:val="0"/>
        </w:rPr>
        <w:t xml:space="preserve">(controls/TimeZeros) and after treatments (compounds). E.g. :</w:t>
      </w:r>
    </w:p>
    <w:p w:rsidR="00000000" w:rsidDel="00000000" w:rsidP="00000000" w:rsidRDefault="00000000" w:rsidRPr="00000000" w14:paraId="000001B6">
      <w:pPr>
        <w:ind w:left="0" w:firstLine="0"/>
        <w:rPr/>
      </w:pPr>
      <w:r w:rsidDel="00000000" w:rsidR="00000000" w:rsidRPr="00000000">
        <w:rPr>
          <w:rtl w:val="0"/>
        </w:rPr>
      </w:r>
    </w:p>
    <w:p w:rsidR="00000000" w:rsidDel="00000000" w:rsidP="00000000" w:rsidRDefault="00000000" w:rsidRPr="00000000" w14:paraId="000001B7">
      <w:pPr>
        <w:ind w:left="0" w:firstLine="0"/>
        <w:rPr/>
      </w:pPr>
      <w:r w:rsidDel="00000000" w:rsidR="00000000" w:rsidRPr="00000000">
        <w:rPr>
          <w:rtl w:val="0"/>
        </w:rPr>
      </w:r>
    </w:p>
    <w:p w:rsidR="00000000" w:rsidDel="00000000" w:rsidP="00000000" w:rsidRDefault="00000000" w:rsidRPr="00000000" w14:paraId="000001B8">
      <w:pPr>
        <w:numPr>
          <w:ilvl w:val="0"/>
          <w:numId w:val="6"/>
        </w:numPr>
        <w:ind w:left="720" w:hanging="360"/>
        <w:rPr>
          <w:u w:val="none"/>
        </w:rPr>
      </w:pPr>
      <w:r w:rsidDel="00000000" w:rsidR="00000000" w:rsidRPr="00000000">
        <w:rPr>
          <w:rtl w:val="0"/>
        </w:rPr>
        <w:t xml:space="preserve">For each experiment, Plot Barcodes proportions (log10 Counts Per Million). E.g. :</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numPr>
          <w:ilvl w:val="0"/>
          <w:numId w:val="18"/>
        </w:numPr>
        <w:ind w:left="720" w:right="900" w:hanging="360"/>
        <w:rPr>
          <w:u w:val="none"/>
        </w:rPr>
      </w:pPr>
      <w:r w:rsidDel="00000000" w:rsidR="00000000" w:rsidRPr="00000000">
        <w:rPr>
          <w:rtl w:val="0"/>
        </w:rPr>
        <w:t xml:space="preserve">For each series of replicates, what percentage of clones is common throughout replicates? Then, what proportion of the total population (total reads) do these clones represent? </w:t>
      </w:r>
    </w:p>
    <w:p w:rsidR="00000000" w:rsidDel="00000000" w:rsidP="00000000" w:rsidRDefault="00000000" w:rsidRPr="00000000" w14:paraId="000001BE">
      <w:pPr>
        <w:ind w:left="720" w:right="900" w:firstLine="0"/>
        <w:rPr/>
      </w:pPr>
      <w:r w:rsidDel="00000000" w:rsidR="00000000" w:rsidRPr="00000000">
        <w:rPr>
          <w:rtl w:val="0"/>
        </w:rPr>
      </w:r>
    </w:p>
    <w:p w:rsidR="00000000" w:rsidDel="00000000" w:rsidP="00000000" w:rsidRDefault="00000000" w:rsidRPr="00000000" w14:paraId="000001BF">
      <w:pPr>
        <w:ind w:left="720" w:right="900" w:firstLine="0"/>
        <w:rPr/>
      </w:pPr>
      <w:r w:rsidDel="00000000" w:rsidR="00000000" w:rsidRPr="00000000">
        <w:rPr>
          <w:rtl w:val="0"/>
        </w:rPr>
      </w:r>
    </w:p>
    <w:p w:rsidR="00000000" w:rsidDel="00000000" w:rsidP="00000000" w:rsidRDefault="00000000" w:rsidRPr="00000000" w14:paraId="000001C0">
      <w:pPr>
        <w:ind w:left="720" w:right="900" w:firstLine="0"/>
        <w:rPr/>
      </w:pPr>
      <w:r w:rsidDel="00000000" w:rsidR="00000000" w:rsidRPr="00000000">
        <w:rPr>
          <w:rtl w:val="0"/>
        </w:rPr>
      </w:r>
    </w:p>
    <w:p w:rsidR="00000000" w:rsidDel="00000000" w:rsidP="00000000" w:rsidRDefault="00000000" w:rsidRPr="00000000" w14:paraId="000001C1">
      <w:pPr>
        <w:ind w:left="720" w:right="900" w:firstLine="0"/>
        <w:rPr/>
      </w:pPr>
      <w:r w:rsidDel="00000000" w:rsidR="00000000" w:rsidRPr="00000000">
        <w:rPr>
          <w:rtl w:val="0"/>
        </w:rPr>
      </w:r>
    </w:p>
    <w:p w:rsidR="00000000" w:rsidDel="00000000" w:rsidP="00000000" w:rsidRDefault="00000000" w:rsidRPr="00000000" w14:paraId="000001C2">
      <w:pPr>
        <w:ind w:left="720" w:right="900" w:firstLine="0"/>
        <w:rPr/>
      </w:pPr>
      <w:r w:rsidDel="00000000" w:rsidR="00000000" w:rsidRPr="00000000">
        <w:rPr>
          <w:rtl w:val="0"/>
        </w:rPr>
      </w:r>
    </w:p>
    <w:p w:rsidR="00000000" w:rsidDel="00000000" w:rsidP="00000000" w:rsidRDefault="00000000" w:rsidRPr="00000000" w14:paraId="000001C3">
      <w:pPr>
        <w:ind w:left="720" w:right="900" w:firstLine="0"/>
        <w:rPr/>
      </w:pPr>
      <w:r w:rsidDel="00000000" w:rsidR="00000000" w:rsidRPr="00000000">
        <w:rPr>
          <w:rtl w:val="0"/>
        </w:rPr>
      </w:r>
    </w:p>
    <w:p w:rsidR="00000000" w:rsidDel="00000000" w:rsidP="00000000" w:rsidRDefault="00000000" w:rsidRPr="00000000" w14:paraId="000001C4">
      <w:pPr>
        <w:ind w:left="0" w:right="900" w:firstLine="0"/>
        <w:rPr/>
      </w:pPr>
      <w:r w:rsidDel="00000000" w:rsidR="00000000" w:rsidRPr="00000000">
        <w:br w:type="page"/>
      </w:r>
      <w:r w:rsidDel="00000000" w:rsidR="00000000" w:rsidRPr="00000000">
        <w:rPr>
          <w:rtl w:val="0"/>
        </w:rPr>
      </w:r>
    </w:p>
    <w:p w:rsidR="00000000" w:rsidDel="00000000" w:rsidP="00000000" w:rsidRDefault="00000000" w:rsidRPr="00000000" w14:paraId="000001C5">
      <w:pPr>
        <w:pStyle w:val="Heading1"/>
        <w:ind w:right="900"/>
        <w:rPr>
          <w:b w:val="1"/>
          <w:bCs w:val="1"/>
          <w:sz w:val="32"/>
          <w:szCs w:val="32"/>
        </w:rPr>
      </w:pPr>
      <w:bookmarkStart w:colFirst="0" w:colLast="0" w:name="_yi3uasudzzye" w:id="27"/>
      <w:bookmarkEnd w:id="27"/>
      <w:r w:rsidDel="00000000" w:rsidR="00000000" w:rsidRPr="00000000">
        <w:rPr>
          <w:b w:val="1"/>
          <w:bCs w:val="1"/>
          <w:sz w:val="32"/>
          <w:szCs w:val="32"/>
          <w:rtl w:val="0"/>
        </w:rPr>
        <w:t xml:space="preserve">18/03/2022</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numPr>
          <w:ilvl w:val="0"/>
          <w:numId w:val="1"/>
        </w:numPr>
        <w:ind w:left="720" w:right="900" w:hanging="360"/>
        <w:rPr>
          <w:u w:val="none"/>
        </w:rPr>
      </w:pPr>
      <w:r w:rsidDel="00000000" w:rsidR="00000000" w:rsidRPr="00000000">
        <w:rPr>
          <w:rtl w:val="0"/>
        </w:rPr>
        <w:t xml:space="preserve">Controls averages and stdev</w:t>
      </w:r>
    </w:p>
    <w:p w:rsidR="00000000" w:rsidDel="00000000" w:rsidP="00000000" w:rsidRDefault="00000000" w:rsidRPr="00000000" w14:paraId="000001C8">
      <w:pPr>
        <w:ind w:left="0" w:right="900" w:firstLine="0"/>
        <w:rPr>
          <w:b w:val="1"/>
          <w:bCs w:val="1"/>
        </w:rPr>
      </w:pPr>
      <w:r w:rsidDel="00000000" w:rsidR="00000000" w:rsidRPr="00000000">
        <w:rPr>
          <w:b w:val="1"/>
          <w:bCs w:val="1"/>
          <w:highlight w:val="cyan"/>
          <w:rtl w:val="0"/>
        </w:rPr>
        <w:t xml:space="preserve">Test for the 1st barcode</w:t>
      </w:r>
      <w:r w:rsidDel="00000000" w:rsidR="00000000" w:rsidRPr="00000000">
        <w:rPr>
          <w:b w:val="1"/>
          <w:bCs w:val="1"/>
          <w:rtl w:val="0"/>
        </w:rPr>
        <w:t xml:space="preserve"> of the filtered data (6) : 2330 barcodes in total</w:t>
      </w:r>
    </w:p>
    <w:p w:rsidR="00000000" w:rsidDel="00000000" w:rsidP="00000000" w:rsidRDefault="00000000" w:rsidRPr="00000000" w14:paraId="000001C9">
      <w:pPr>
        <w:ind w:left="0" w:right="900" w:firstLine="0"/>
        <w:rPr/>
      </w:pPr>
      <w:r w:rsidDel="00000000" w:rsidR="00000000" w:rsidRPr="00000000">
        <w:rPr>
          <w:rtl w:val="0"/>
        </w:rPr>
        <w:t xml:space="preserve">print(experiment, controls[1:4], controls_avg, controls_stdev,avg_std, max_min)</w:t>
      </w:r>
    </w:p>
    <w:p w:rsidR="00000000" w:rsidDel="00000000" w:rsidP="00000000" w:rsidRDefault="00000000" w:rsidRPr="00000000" w14:paraId="000001CA">
      <w:pPr>
        <w:ind w:left="0" w:right="900" w:firstLine="0"/>
        <w:rPr/>
      </w:pPr>
      <w:r w:rsidDel="00000000" w:rsidR="00000000" w:rsidRPr="00000000">
        <w:rPr>
          <w:rtl w:val="0"/>
        </w:rPr>
      </w:r>
    </w:p>
    <w:p w:rsidR="00000000" w:rsidDel="00000000" w:rsidP="00000000" w:rsidRDefault="00000000" w:rsidRPr="00000000" w14:paraId="000001CB">
      <w:pPr>
        <w:ind w:left="0" w:right="900" w:firstLine="0"/>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16.9965075669382"/>
        <w:gridCol w:w="1016.9965075669382"/>
        <w:gridCol w:w="1016.9965075669382"/>
        <w:gridCol w:w="1016.9965075669382"/>
        <w:gridCol w:w="1016.9965075669382"/>
        <w:gridCol w:w="1016.9965075669382"/>
        <w:gridCol w:w="1016.9965075669382"/>
        <w:gridCol w:w="1016.9965075669382"/>
        <w:gridCol w:w="1224.0279394644936"/>
        <w:tblGridChange w:id="0">
          <w:tblGrid>
            <w:gridCol w:w="1016.9965075669382"/>
            <w:gridCol w:w="1016.9965075669382"/>
            <w:gridCol w:w="1016.9965075669382"/>
            <w:gridCol w:w="1016.9965075669382"/>
            <w:gridCol w:w="1016.9965075669382"/>
            <w:gridCol w:w="1016.9965075669382"/>
            <w:gridCol w:w="1016.9965075669382"/>
            <w:gridCol w:w="1016.9965075669382"/>
            <w:gridCol w:w="1224.0279394644936"/>
          </w:tblGrid>
        </w:tblGridChange>
      </w:tblGrid>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exp_id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control1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control2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control3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control4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avg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stdev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avg/stdev</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40" w:firstLine="0"/>
              <w:jc w:val="left"/>
              <w:rPr>
                <w:b w:val="1"/>
                <w:bCs w:val="1"/>
                <w:sz w:val="16"/>
                <w:szCs w:val="16"/>
              </w:rPr>
            </w:pPr>
            <w:r w:rsidDel="00000000" w:rsidR="00000000" w:rsidRPr="00000000">
              <w:rPr>
                <w:b w:val="1"/>
                <w:bCs w:val="1"/>
                <w:sz w:val="16"/>
                <w:szCs w:val="16"/>
                <w:rtl w:val="0"/>
              </w:rPr>
              <w:t xml:space="preserve">(max-min)/avg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exp181021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873.0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560.0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708.0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795.0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734.0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134.16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5.47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0.43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exp200921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359.0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511.0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510.0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493.0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468.25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73.3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6.39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0.32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exp010821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290.0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371.0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543.0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631.0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458.75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155.93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2.94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0.74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exp151121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449.0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306.0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336.0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438.0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382.25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71.92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5.31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0.37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exp040821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536.0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509.0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452.0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417.0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478.5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53.92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8.87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0.25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exp130921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572.0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263.0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195.0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173.0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300.75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184.85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1.63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1.33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exp271221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117.0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115.0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168.0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111.0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127.75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26.95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4.74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0.45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exp300821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603.0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478.0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518.0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672.0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567.75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86.87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6.54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b w:val="1"/>
                <w:bCs w:val="1"/>
                <w:sz w:val="16"/>
                <w:szCs w:val="16"/>
                <w:rtl w:val="0"/>
              </w:rPr>
              <w:t xml:space="preserve">0.34</w:t>
            </w:r>
          </w:p>
        </w:tc>
      </w:tr>
    </w:tbl>
    <w:p w:rsidR="00000000" w:rsidDel="00000000" w:rsidP="00000000" w:rsidRDefault="00000000" w:rsidRPr="00000000" w14:paraId="0000021D">
      <w:pPr>
        <w:ind w:left="0" w:right="900" w:firstLine="0"/>
        <w:rPr>
          <w:b w:val="1"/>
          <w:bCs w:val="1"/>
          <w:sz w:val="16"/>
          <w:szCs w:val="16"/>
        </w:rPr>
      </w:pPr>
      <w:r w:rsidDel="00000000" w:rsidR="00000000" w:rsidRPr="00000000">
        <w:rPr>
          <w:rtl w:val="0"/>
        </w:rPr>
      </w:r>
    </w:p>
    <w:p w:rsidR="00000000" w:rsidDel="00000000" w:rsidP="00000000" w:rsidRDefault="00000000" w:rsidRPr="00000000" w14:paraId="0000021E">
      <w:pPr>
        <w:ind w:left="0" w:right="900" w:firstLine="0"/>
        <w:rPr/>
      </w:pPr>
      <w:r w:rsidDel="00000000" w:rsidR="00000000" w:rsidRPr="00000000">
        <w:rPr>
          <w:rtl w:val="0"/>
        </w:rPr>
      </w:r>
    </w:p>
    <w:p w:rsidR="00000000" w:rsidDel="00000000" w:rsidP="00000000" w:rsidRDefault="00000000" w:rsidRPr="00000000" w14:paraId="0000021F">
      <w:pPr>
        <w:ind w:left="0" w:right="900" w:firstLine="0"/>
        <w:rPr/>
      </w:pPr>
      <w:r w:rsidDel="00000000" w:rsidR="00000000" w:rsidRPr="00000000">
        <w:br w:type="page"/>
      </w:r>
      <w:r w:rsidDel="00000000" w:rsidR="00000000" w:rsidRPr="00000000">
        <w:rPr>
          <w:rtl w:val="0"/>
        </w:rPr>
      </w:r>
    </w:p>
    <w:p w:rsidR="00000000" w:rsidDel="00000000" w:rsidP="00000000" w:rsidRDefault="00000000" w:rsidRPr="00000000" w14:paraId="00000220">
      <w:pPr>
        <w:numPr>
          <w:ilvl w:val="0"/>
          <w:numId w:val="14"/>
        </w:numPr>
        <w:ind w:left="720" w:right="900" w:hanging="360"/>
        <w:rPr>
          <w:b w:val="1"/>
          <w:bCs w:val="1"/>
        </w:rPr>
      </w:pPr>
      <w:r w:rsidDel="00000000" w:rsidR="00000000" w:rsidRPr="00000000">
        <w:rPr>
          <w:b w:val="1"/>
          <w:bCs w:val="1"/>
          <w:rtl w:val="0"/>
        </w:rPr>
        <w:t xml:space="preserve">Heatmap displaying the </w:t>
      </w:r>
      <w:r w:rsidDel="00000000" w:rsidR="00000000" w:rsidRPr="00000000">
        <w:rPr>
          <w:b w:val="1"/>
          <w:bCs w:val="1"/>
          <w:highlight w:val="yellow"/>
          <w:rtl w:val="0"/>
        </w:rPr>
        <w:t xml:space="preserve">(max-min)/avg</w:t>
      </w:r>
      <w:r w:rsidDel="00000000" w:rsidR="00000000" w:rsidRPr="00000000">
        <w:rPr>
          <w:b w:val="1"/>
          <w:bCs w:val="1"/>
          <w:rtl w:val="0"/>
        </w:rPr>
        <w:t xml:space="preserve"> value for each barcode in each experiment within the 4 control replicates. 2330 barcodes in total</w:t>
      </w:r>
      <w:r w:rsidDel="00000000" w:rsidR="00000000" w:rsidRPr="00000000">
        <w:rPr>
          <w:rtl w:val="0"/>
        </w:rPr>
      </w:r>
    </w:p>
    <w:p w:rsidR="00000000" w:rsidDel="00000000" w:rsidP="00000000" w:rsidRDefault="00000000" w:rsidRPr="00000000" w14:paraId="00000221">
      <w:pPr>
        <w:ind w:left="0" w:right="900" w:firstLine="0"/>
        <w:rPr/>
      </w:pPr>
      <w:r w:rsidDel="00000000" w:rsidR="00000000" w:rsidRPr="00000000">
        <w:rPr/>
        <w:drawing>
          <wp:inline distB="114300" distT="114300" distL="114300" distR="114300">
            <wp:extent cx="5943600" cy="5969000"/>
            <wp:effectExtent b="0" l="0" r="0" t="0"/>
            <wp:docPr id="22" name="image17.png"/>
            <a:graphic>
              <a:graphicData uri="http://schemas.openxmlformats.org/drawingml/2006/picture">
                <pic:pic>
                  <pic:nvPicPr>
                    <pic:cNvPr id="0" name="image17.png"/>
                    <pic:cNvPicPr preferRelativeResize="0"/>
                  </pic:nvPicPr>
                  <pic:blipFill>
                    <a:blip r:embed="rId36"/>
                    <a:srcRect b="0" l="0" r="0" t="0"/>
                    <a:stretch>
                      <a:fillRect/>
                    </a:stretch>
                  </pic:blipFill>
                  <pic:spPr>
                    <a:xfrm>
                      <a:off x="0" y="0"/>
                      <a:ext cx="59436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222">
      <w:pPr>
        <w:ind w:left="0" w:right="900" w:firstLine="0"/>
        <w:rPr/>
      </w:pPr>
      <w:r w:rsidDel="00000000" w:rsidR="00000000" w:rsidRPr="00000000">
        <w:rPr>
          <w:rtl w:val="0"/>
        </w:rPr>
        <w:t xml:space="preserve">If we drop all barcodes that have a (max-min)/avg &gt; 1, we reduce the barcodes number from 2330 to 82 barcodes… This is too drastic.</w:t>
      </w:r>
      <w:r w:rsidDel="00000000" w:rsidR="00000000" w:rsidRPr="00000000">
        <w:br w:type="page"/>
      </w:r>
      <w:r w:rsidDel="00000000" w:rsidR="00000000" w:rsidRPr="00000000">
        <w:rPr>
          <w:rtl w:val="0"/>
        </w:rPr>
      </w:r>
    </w:p>
    <w:p w:rsidR="00000000" w:rsidDel="00000000" w:rsidP="00000000" w:rsidRDefault="00000000" w:rsidRPr="00000000" w14:paraId="00000223">
      <w:pPr>
        <w:ind w:left="0" w:right="900" w:firstLine="0"/>
        <w:rPr>
          <w:b w:val="1"/>
          <w:bCs w:val="1"/>
        </w:rPr>
      </w:pPr>
      <w:r w:rsidDel="00000000" w:rsidR="00000000" w:rsidRPr="00000000">
        <w:rPr>
          <w:b w:val="1"/>
          <w:bCs w:val="1"/>
          <w:rtl w:val="0"/>
        </w:rPr>
        <w:t xml:space="preserve">On filtered data (4) : 10985 barcodes in total</w:t>
      </w:r>
    </w:p>
    <w:p w:rsidR="00000000" w:rsidDel="00000000" w:rsidP="00000000" w:rsidRDefault="00000000" w:rsidRPr="00000000" w14:paraId="00000224">
      <w:pPr>
        <w:ind w:left="0" w:right="900" w:firstLine="0"/>
        <w:rPr/>
      </w:pPr>
      <w:r w:rsidDel="00000000" w:rsidR="00000000" w:rsidRPr="00000000">
        <w:rPr/>
        <w:drawing>
          <wp:inline distB="114300" distT="114300" distL="114300" distR="114300">
            <wp:extent cx="5943600" cy="5994400"/>
            <wp:effectExtent b="0" l="0" r="0" t="0"/>
            <wp:docPr id="20"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5943600" cy="59944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ind w:left="0" w:right="900" w:firstLine="0"/>
        <w:rPr/>
      </w:pPr>
      <w:r w:rsidDel="00000000" w:rsidR="00000000" w:rsidRPr="00000000">
        <w:rPr>
          <w:rtl w:val="0"/>
        </w:rPr>
      </w:r>
    </w:p>
    <w:p w:rsidR="00000000" w:rsidDel="00000000" w:rsidP="00000000" w:rsidRDefault="00000000" w:rsidRPr="00000000" w14:paraId="00000226">
      <w:pPr>
        <w:ind w:left="0" w:right="900" w:firstLine="0"/>
        <w:rPr/>
      </w:pPr>
      <w:r w:rsidDel="00000000" w:rsidR="00000000" w:rsidRPr="00000000">
        <w:rPr>
          <w:rtl w:val="0"/>
        </w:rPr>
        <w:t xml:space="preserve">If we drop all (max-min)/avg &gt; 1 : </w:t>
      </w:r>
    </w:p>
    <w:p w:rsidR="00000000" w:rsidDel="00000000" w:rsidP="00000000" w:rsidRDefault="00000000" w:rsidRPr="00000000" w14:paraId="00000227">
      <w:pPr>
        <w:ind w:right="900"/>
        <w:rPr/>
      </w:pPr>
      <w:r w:rsidDel="00000000" w:rsidR="00000000" w:rsidRPr="00000000">
        <w:rPr>
          <w:rtl w:val="0"/>
        </w:rPr>
        <w:t xml:space="preserve">10985 barcodes &gt; 83 barcodes</w:t>
      </w:r>
      <w:r w:rsidDel="00000000" w:rsidR="00000000" w:rsidRPr="00000000">
        <w:br w:type="page"/>
      </w:r>
      <w:r w:rsidDel="00000000" w:rsidR="00000000" w:rsidRPr="00000000">
        <w:rPr>
          <w:rtl w:val="0"/>
        </w:rPr>
      </w:r>
    </w:p>
    <w:p w:rsidR="00000000" w:rsidDel="00000000" w:rsidP="00000000" w:rsidRDefault="00000000" w:rsidRPr="00000000" w14:paraId="00000228">
      <w:pPr>
        <w:ind w:left="0" w:right="900" w:firstLine="0"/>
        <w:rPr/>
      </w:pPr>
      <w:r w:rsidDel="00000000" w:rsidR="00000000" w:rsidRPr="00000000">
        <w:rPr>
          <w:rtl w:val="0"/>
        </w:rPr>
      </w:r>
    </w:p>
    <w:p w:rsidR="00000000" w:rsidDel="00000000" w:rsidP="00000000" w:rsidRDefault="00000000" w:rsidRPr="00000000" w14:paraId="00000229">
      <w:pPr>
        <w:ind w:left="0" w:right="900" w:firstLine="0"/>
        <w:rPr/>
      </w:pPr>
      <w:r w:rsidDel="00000000" w:rsidR="00000000" w:rsidRPr="00000000">
        <w:rPr/>
        <w:drawing>
          <wp:inline distB="114300" distT="114300" distL="114300" distR="114300">
            <wp:extent cx="5943600" cy="5981700"/>
            <wp:effectExtent b="0" l="0" r="0" t="0"/>
            <wp:docPr id="25" name="image33.png"/>
            <a:graphic>
              <a:graphicData uri="http://schemas.openxmlformats.org/drawingml/2006/picture">
                <pic:pic>
                  <pic:nvPicPr>
                    <pic:cNvPr id="0" name="image33.png"/>
                    <pic:cNvPicPr preferRelativeResize="0"/>
                  </pic:nvPicPr>
                  <pic:blipFill>
                    <a:blip r:embed="rId38"/>
                    <a:srcRect b="0" l="0" r="0" t="0"/>
                    <a:stretch>
                      <a:fillRect/>
                    </a:stretch>
                  </pic:blipFill>
                  <pic:spPr>
                    <a:xfrm>
                      <a:off x="0" y="0"/>
                      <a:ext cx="5943600" cy="598170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ind w:left="0" w:right="900" w:firstLine="0"/>
        <w:rPr/>
      </w:pPr>
      <w:r w:rsidDel="00000000" w:rsidR="00000000" w:rsidRPr="00000000">
        <w:br w:type="page"/>
      </w:r>
      <w:r w:rsidDel="00000000" w:rsidR="00000000" w:rsidRPr="00000000">
        <w:rPr>
          <w:rtl w:val="0"/>
        </w:rPr>
      </w:r>
    </w:p>
    <w:p w:rsidR="00000000" w:rsidDel="00000000" w:rsidP="00000000" w:rsidRDefault="00000000" w:rsidRPr="00000000" w14:paraId="0000022B">
      <w:pPr>
        <w:ind w:left="0" w:right="900" w:firstLine="0"/>
        <w:rPr/>
      </w:pPr>
      <w:r w:rsidDel="00000000" w:rsidR="00000000" w:rsidRPr="00000000">
        <w:rPr>
          <w:rtl w:val="0"/>
        </w:rPr>
        <w:t xml:space="preserve">Fold Change</w:t>
      </w:r>
    </w:p>
    <w:p w:rsidR="00000000" w:rsidDel="00000000" w:rsidP="00000000" w:rsidRDefault="00000000" w:rsidRPr="00000000" w14:paraId="0000022C">
      <w:pPr>
        <w:ind w:left="0" w:right="900" w:firstLine="0"/>
        <w:rPr/>
      </w:pPr>
      <w:r w:rsidDel="00000000" w:rsidR="00000000" w:rsidRPr="00000000">
        <w:rPr>
          <w:rtl w:val="0"/>
        </w:rPr>
      </w:r>
    </w:p>
    <w:p w:rsidR="00000000" w:rsidDel="00000000" w:rsidP="00000000" w:rsidRDefault="00000000" w:rsidRPr="00000000" w14:paraId="0000022D">
      <w:pPr>
        <w:ind w:left="0" w:right="900" w:firstLine="0"/>
        <w:rPr/>
      </w:pPr>
      <w:r w:rsidDel="00000000" w:rsidR="00000000" w:rsidRPr="00000000">
        <w:br w:type="page"/>
      </w:r>
      <w:r w:rsidDel="00000000" w:rsidR="00000000" w:rsidRPr="00000000">
        <w:rPr>
          <w:rtl w:val="0"/>
        </w:rPr>
      </w:r>
    </w:p>
    <w:p w:rsidR="00000000" w:rsidDel="00000000" w:rsidP="00000000" w:rsidRDefault="00000000" w:rsidRPr="00000000" w14:paraId="0000022E">
      <w:pPr>
        <w:ind w:left="0" w:right="900" w:firstLine="0"/>
        <w:rPr/>
      </w:pPr>
      <w:r w:rsidDel="00000000" w:rsidR="00000000" w:rsidRPr="00000000">
        <w:rPr>
          <w:rtl w:val="0"/>
        </w:rPr>
        <w:t xml:space="preserve">Heatmap of (max-min)/avg from fold changes values:</w:t>
      </w:r>
    </w:p>
    <w:p w:rsidR="00000000" w:rsidDel="00000000" w:rsidP="00000000" w:rsidRDefault="00000000" w:rsidRPr="00000000" w14:paraId="0000022F">
      <w:pPr>
        <w:ind w:left="0" w:right="900" w:firstLine="0"/>
        <w:rPr/>
      </w:pPr>
      <w:r w:rsidDel="00000000" w:rsidR="00000000" w:rsidRPr="00000000">
        <w:rPr/>
        <w:drawing>
          <wp:inline distB="114300" distT="114300" distL="114300" distR="114300">
            <wp:extent cx="5943600" cy="6057900"/>
            <wp:effectExtent b="0" l="0" r="0" t="0"/>
            <wp:docPr id="32"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5943600" cy="60579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ind w:left="0" w:right="900" w:firstLine="0"/>
        <w:rPr/>
      </w:pPr>
      <w:r w:rsidDel="00000000" w:rsidR="00000000" w:rsidRPr="00000000">
        <w:rPr>
          <w:rtl w:val="0"/>
        </w:rPr>
      </w:r>
    </w:p>
    <w:p w:rsidR="00000000" w:rsidDel="00000000" w:rsidP="00000000" w:rsidRDefault="00000000" w:rsidRPr="00000000" w14:paraId="00000231">
      <w:pPr>
        <w:ind w:left="0" w:right="900" w:firstLine="0"/>
        <w:rPr/>
      </w:pPr>
      <w:r w:rsidDel="00000000" w:rsidR="00000000" w:rsidRPr="00000000">
        <w:br w:type="page"/>
      </w:r>
      <w:r w:rsidDel="00000000" w:rsidR="00000000" w:rsidRPr="00000000">
        <w:rPr>
          <w:rtl w:val="0"/>
        </w:rPr>
      </w:r>
    </w:p>
    <w:p w:rsidR="00000000" w:rsidDel="00000000" w:rsidP="00000000" w:rsidRDefault="00000000" w:rsidRPr="00000000" w14:paraId="00000232">
      <w:pPr>
        <w:ind w:left="0" w:right="900" w:firstLine="0"/>
        <w:rPr/>
      </w:pPr>
      <w:r w:rsidDel="00000000" w:rsidR="00000000" w:rsidRPr="00000000">
        <w:rPr>
          <w:rtl w:val="0"/>
        </w:rPr>
        <w:t xml:space="preserve">Filter threshold (max-min)/avg &lt; 2</w:t>
      </w:r>
    </w:p>
    <w:p w:rsidR="00000000" w:rsidDel="00000000" w:rsidP="00000000" w:rsidRDefault="00000000" w:rsidRPr="00000000" w14:paraId="00000233">
      <w:pPr>
        <w:ind w:left="0" w:right="900" w:firstLine="0"/>
        <w:rPr>
          <w:b w:val="1"/>
          <w:bCs w:val="1"/>
          <w:highlight w:val="cyan"/>
        </w:rPr>
      </w:pPr>
      <w:r w:rsidDel="00000000" w:rsidR="00000000" w:rsidRPr="00000000">
        <w:rPr>
          <w:b w:val="1"/>
          <w:bCs w:val="1"/>
          <w:highlight w:val="cyan"/>
          <w:rtl w:val="0"/>
        </w:rPr>
        <w:t xml:space="preserve">(from 10985 barcodes to 2504 barcodes)</w:t>
      </w:r>
    </w:p>
    <w:p w:rsidR="00000000" w:rsidDel="00000000" w:rsidP="00000000" w:rsidRDefault="00000000" w:rsidRPr="00000000" w14:paraId="00000234">
      <w:pPr>
        <w:ind w:left="0" w:right="900" w:firstLine="0"/>
        <w:rPr/>
      </w:pPr>
      <w:r w:rsidDel="00000000" w:rsidR="00000000" w:rsidRPr="00000000">
        <w:rPr/>
        <w:drawing>
          <wp:inline distB="114300" distT="114300" distL="114300" distR="114300">
            <wp:extent cx="5943600" cy="6032500"/>
            <wp:effectExtent b="0" l="0" r="0" t="0"/>
            <wp:docPr id="33" name="image29.png"/>
            <a:graphic>
              <a:graphicData uri="http://schemas.openxmlformats.org/drawingml/2006/picture">
                <pic:pic>
                  <pic:nvPicPr>
                    <pic:cNvPr id="0" name="image29.png"/>
                    <pic:cNvPicPr preferRelativeResize="0"/>
                  </pic:nvPicPr>
                  <pic:blipFill>
                    <a:blip r:embed="rId40"/>
                    <a:srcRect b="0" l="0" r="0" t="0"/>
                    <a:stretch>
                      <a:fillRect/>
                    </a:stretch>
                  </pic:blipFill>
                  <pic:spPr>
                    <a:xfrm>
                      <a:off x="0" y="0"/>
                      <a:ext cx="5943600" cy="6032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35">
      <w:pPr>
        <w:pStyle w:val="Heading1"/>
        <w:ind w:right="900"/>
        <w:rPr>
          <w:b w:val="1"/>
          <w:bCs w:val="1"/>
          <w:sz w:val="32"/>
          <w:szCs w:val="32"/>
        </w:rPr>
      </w:pPr>
      <w:bookmarkStart w:colFirst="0" w:colLast="0" w:name="_1e6iyimko6c3" w:id="28"/>
      <w:bookmarkEnd w:id="28"/>
      <w:r w:rsidDel="00000000" w:rsidR="00000000" w:rsidRPr="00000000">
        <w:rPr>
          <w:b w:val="1"/>
          <w:bCs w:val="1"/>
          <w:sz w:val="32"/>
          <w:szCs w:val="32"/>
          <w:rtl w:val="0"/>
        </w:rPr>
        <w:t xml:space="preserve">29/03/2022</w:t>
      </w:r>
    </w:p>
    <w:p w:rsidR="00000000" w:rsidDel="00000000" w:rsidP="00000000" w:rsidRDefault="00000000" w:rsidRPr="00000000" w14:paraId="00000236">
      <w:pPr>
        <w:jc w:val="both"/>
        <w:rPr/>
      </w:pPr>
      <w:hyperlink r:id="rId41">
        <w:r w:rsidDel="00000000" w:rsidR="00000000" w:rsidRPr="00000000">
          <w:rPr>
            <w:color w:val="1155cc"/>
            <w:u w:val="single"/>
            <w:rtl w:val="0"/>
          </w:rPr>
          <w:t xml:space="preserve">https://drive.google.com/drive/u/0/folders/12g105Qq2fbEtBdz9DzXYj_EDl2MycUua</w:t>
        </w:r>
      </w:hyperlink>
      <w:r w:rsidDel="00000000" w:rsidR="00000000" w:rsidRPr="00000000">
        <w:rPr>
          <w:rtl w:val="0"/>
        </w:rPr>
      </w:r>
    </w:p>
    <w:p w:rsidR="00000000" w:rsidDel="00000000" w:rsidP="00000000" w:rsidRDefault="00000000" w:rsidRPr="00000000" w14:paraId="00000237">
      <w:pPr>
        <w:jc w:val="both"/>
        <w:rPr/>
      </w:pPr>
      <w:r w:rsidDel="00000000" w:rsidR="00000000" w:rsidRPr="00000000">
        <w:rPr>
          <w:rtl w:val="0"/>
        </w:rPr>
      </w:r>
    </w:p>
    <w:p w:rsidR="00000000" w:rsidDel="00000000" w:rsidP="00000000" w:rsidRDefault="00000000" w:rsidRPr="00000000" w14:paraId="00000238">
      <w:pPr>
        <w:shd w:fill="f8f8f8" w:val="clear"/>
        <w:jc w:val="both"/>
        <w:rPr>
          <w:color w:val="1d1c1d"/>
          <w:sz w:val="23"/>
          <w:szCs w:val="23"/>
        </w:rPr>
      </w:pPr>
      <w:r w:rsidDel="00000000" w:rsidR="00000000" w:rsidRPr="00000000">
        <w:rPr>
          <w:color w:val="1d1c1d"/>
          <w:sz w:val="23"/>
          <w:szCs w:val="23"/>
          <w:rtl w:val="0"/>
        </w:rPr>
        <w:t xml:space="preserve">Log fold change shrinkage for visualization and ranking</w:t>
      </w:r>
    </w:p>
    <w:p w:rsidR="00000000" w:rsidDel="00000000" w:rsidP="00000000" w:rsidRDefault="00000000" w:rsidRPr="00000000" w14:paraId="00000239">
      <w:pPr>
        <w:shd w:fill="f8f8f8" w:val="clear"/>
        <w:jc w:val="both"/>
        <w:rPr>
          <w:rFonts w:ascii="Courier New" w:cs="Courier New" w:eastAsia="Courier New" w:hAnsi="Courier New"/>
          <w:color w:val="e01e5a"/>
          <w:sz w:val="18"/>
          <w:szCs w:val="18"/>
        </w:rPr>
      </w:pPr>
      <w:r w:rsidDel="00000000" w:rsidR="00000000" w:rsidRPr="00000000">
        <w:rPr>
          <w:color w:val="1d1c1d"/>
          <w:sz w:val="23"/>
          <w:szCs w:val="23"/>
          <w:rtl w:val="0"/>
        </w:rPr>
        <w:t xml:space="preserve">Shrinkage of effect size (LFC estimates) is useful for visualization and ranking of genes. To shrink the LFC, we pass the </w:t>
      </w:r>
      <w:r w:rsidDel="00000000" w:rsidR="00000000" w:rsidRPr="00000000">
        <w:rPr>
          <w:rFonts w:ascii="Courier New" w:cs="Courier New" w:eastAsia="Courier New" w:hAnsi="Courier New"/>
          <w:color w:val="e01e5a"/>
          <w:sz w:val="18"/>
          <w:szCs w:val="18"/>
          <w:rtl w:val="0"/>
        </w:rPr>
        <w:t xml:space="preserve">dds</w:t>
      </w:r>
      <w:r w:rsidDel="00000000" w:rsidR="00000000" w:rsidRPr="00000000">
        <w:rPr>
          <w:color w:val="1d1c1d"/>
          <w:sz w:val="23"/>
          <w:szCs w:val="23"/>
          <w:rtl w:val="0"/>
        </w:rPr>
        <w:t xml:space="preserve"> object to the function </w:t>
      </w:r>
      <w:r w:rsidDel="00000000" w:rsidR="00000000" w:rsidRPr="00000000">
        <w:rPr>
          <w:rFonts w:ascii="Courier New" w:cs="Courier New" w:eastAsia="Courier New" w:hAnsi="Courier New"/>
          <w:color w:val="e01e5a"/>
          <w:sz w:val="18"/>
          <w:szCs w:val="18"/>
          <w:rtl w:val="0"/>
        </w:rPr>
        <w:t xml:space="preserve">lfcShrink</w:t>
      </w:r>
    </w:p>
    <w:p w:rsidR="00000000" w:rsidDel="00000000" w:rsidP="00000000" w:rsidRDefault="00000000" w:rsidRPr="00000000" w14:paraId="0000023A">
      <w:pPr>
        <w:shd w:fill="f8f8f8" w:val="clear"/>
        <w:jc w:val="both"/>
        <w:rPr>
          <w:rFonts w:ascii="Courier New" w:cs="Courier New" w:eastAsia="Courier New" w:hAnsi="Courier New"/>
          <w:color w:val="e01e5a"/>
          <w:sz w:val="18"/>
          <w:szCs w:val="18"/>
        </w:rPr>
      </w:pPr>
      <w:r w:rsidDel="00000000" w:rsidR="00000000" w:rsidRPr="00000000">
        <w:rPr>
          <w:rFonts w:ascii="Courier New" w:cs="Courier New" w:eastAsia="Courier New" w:hAnsi="Courier New"/>
          <w:color w:val="e01e5a"/>
          <w:sz w:val="18"/>
          <w:szCs w:val="18"/>
          <w:rtl w:val="0"/>
        </w:rPr>
        <w:t xml:space="preserve">The options for type are:</w:t>
      </w:r>
    </w:p>
    <w:p w:rsidR="00000000" w:rsidDel="00000000" w:rsidP="00000000" w:rsidRDefault="00000000" w:rsidRPr="00000000" w14:paraId="0000023B">
      <w:pPr>
        <w:numPr>
          <w:ilvl w:val="0"/>
          <w:numId w:val="19"/>
        </w:numPr>
        <w:shd w:fill="f8f8f8" w:val="clear"/>
        <w:ind w:left="1140" w:hanging="360"/>
      </w:pPr>
      <w:r w:rsidDel="00000000" w:rsidR="00000000" w:rsidRPr="00000000">
        <w:rPr>
          <w:rFonts w:ascii="Courier New" w:cs="Courier New" w:eastAsia="Courier New" w:hAnsi="Courier New"/>
          <w:color w:val="e01e5a"/>
          <w:sz w:val="18"/>
          <w:szCs w:val="18"/>
          <w:rtl w:val="0"/>
        </w:rPr>
        <w:t xml:space="preserve">apeglm is the adaptive t prior shrinkage estimator from the apeglm package (Zhu, Ibrahim, and Love 2018). As of version 1.28.0, it is the default estimator.</w:t>
      </w:r>
    </w:p>
    <w:p w:rsidR="00000000" w:rsidDel="00000000" w:rsidP="00000000" w:rsidRDefault="00000000" w:rsidRPr="00000000" w14:paraId="0000023C">
      <w:pPr>
        <w:numPr>
          <w:ilvl w:val="0"/>
          <w:numId w:val="19"/>
        </w:numPr>
        <w:shd w:fill="f8f8f8" w:val="clear"/>
        <w:ind w:left="1140" w:hanging="360"/>
      </w:pPr>
      <w:r w:rsidDel="00000000" w:rsidR="00000000" w:rsidRPr="00000000">
        <w:rPr>
          <w:rFonts w:ascii="Courier New" w:cs="Courier New" w:eastAsia="Courier New" w:hAnsi="Courier New"/>
          <w:color w:val="e01e5a"/>
          <w:sz w:val="18"/>
          <w:szCs w:val="18"/>
          <w:rtl w:val="0"/>
        </w:rPr>
        <w:t xml:space="preserve">ashr is the adaptive shrinkage estimator from the ashr package (Stephens 2016). Here DESeq2 uses the ashr option to fit a mixture of Normal distributions to form the prior, with method="shrinkage".</w:t>
      </w:r>
    </w:p>
    <w:p w:rsidR="00000000" w:rsidDel="00000000" w:rsidP="00000000" w:rsidRDefault="00000000" w:rsidRPr="00000000" w14:paraId="0000023D">
      <w:pPr>
        <w:numPr>
          <w:ilvl w:val="0"/>
          <w:numId w:val="19"/>
        </w:numPr>
        <w:shd w:fill="f8f8f8" w:val="clear"/>
        <w:ind w:left="1140" w:hanging="360"/>
      </w:pPr>
      <w:r w:rsidDel="00000000" w:rsidR="00000000" w:rsidRPr="00000000">
        <w:rPr>
          <w:rFonts w:ascii="Courier New" w:cs="Courier New" w:eastAsia="Courier New" w:hAnsi="Courier New"/>
          <w:color w:val="e01e5a"/>
          <w:sz w:val="18"/>
          <w:szCs w:val="18"/>
          <w:rtl w:val="0"/>
        </w:rPr>
        <w:t xml:space="preserve">normal is the the original DESeq2 shrinkage estimator, an adaptive Normal distribution as prior.</w:t>
      </w:r>
    </w:p>
    <w:p w:rsidR="00000000" w:rsidDel="00000000" w:rsidP="00000000" w:rsidRDefault="00000000" w:rsidRPr="00000000" w14:paraId="0000023E">
      <w:pPr>
        <w:shd w:fill="f8f8f8" w:val="clear"/>
        <w:jc w:val="both"/>
        <w:rPr>
          <w:color w:val="1155cc"/>
          <w:sz w:val="23"/>
          <w:szCs w:val="23"/>
        </w:rPr>
      </w:pPr>
      <w:r w:rsidDel="00000000" w:rsidR="00000000" w:rsidRPr="00000000">
        <w:rPr>
          <w:color w:val="1d1c1d"/>
          <w:sz w:val="23"/>
          <w:szCs w:val="23"/>
          <w:rtl w:val="0"/>
        </w:rPr>
        <w:t xml:space="preserve">apeglm: Heavy-tailed prior distributions for sequence count data: removing the noise and preserving large differences. </w:t>
      </w:r>
      <w:r w:rsidDel="00000000" w:rsidR="00000000" w:rsidRPr="00000000">
        <w:rPr>
          <w:i w:val="1"/>
          <w:iCs w:val="1"/>
          <w:color w:val="1d1c1d"/>
          <w:sz w:val="23"/>
          <w:szCs w:val="23"/>
          <w:rtl w:val="0"/>
        </w:rPr>
        <w:t xml:space="preserve">Bioinformatics</w:t>
      </w:r>
      <w:r w:rsidDel="00000000" w:rsidR="00000000" w:rsidRPr="00000000">
        <w:rPr>
          <w:color w:val="1d1c1d"/>
          <w:sz w:val="23"/>
          <w:szCs w:val="23"/>
          <w:rtl w:val="0"/>
        </w:rPr>
        <w:t xml:space="preserve">. </w:t>
      </w:r>
      <w:hyperlink r:id="rId42">
        <w:r w:rsidDel="00000000" w:rsidR="00000000" w:rsidRPr="00000000">
          <w:rPr>
            <w:color w:val="1155cc"/>
            <w:sz w:val="23"/>
            <w:szCs w:val="23"/>
            <w:rtl w:val="0"/>
          </w:rPr>
          <w:t xml:space="preserve">10.1093/bioinformatics/bty895</w:t>
        </w:r>
      </w:hyperlink>
      <w:r w:rsidDel="00000000" w:rsidR="00000000" w:rsidRPr="00000000">
        <w:rPr>
          <w:rtl w:val="0"/>
        </w:rPr>
      </w:r>
    </w:p>
    <w:p w:rsidR="00000000" w:rsidDel="00000000" w:rsidP="00000000" w:rsidRDefault="00000000" w:rsidRPr="00000000" w14:paraId="0000023F">
      <w:pPr>
        <w:shd w:fill="f8f8f8" w:val="clear"/>
        <w:jc w:val="both"/>
        <w:rPr>
          <w:color w:val="1155cc"/>
          <w:sz w:val="23"/>
          <w:szCs w:val="23"/>
        </w:rPr>
      </w:pPr>
      <w:r w:rsidDel="00000000" w:rsidR="00000000" w:rsidRPr="00000000">
        <w:rPr>
          <w:color w:val="1d1c1d"/>
          <w:sz w:val="23"/>
          <w:szCs w:val="23"/>
          <w:rtl w:val="0"/>
        </w:rPr>
        <w:t xml:space="preserve">ashr: False discovery rates: a new deal. </w:t>
      </w:r>
      <w:r w:rsidDel="00000000" w:rsidR="00000000" w:rsidRPr="00000000">
        <w:rPr>
          <w:i w:val="1"/>
          <w:iCs w:val="1"/>
          <w:color w:val="1d1c1d"/>
          <w:sz w:val="23"/>
          <w:szCs w:val="23"/>
          <w:rtl w:val="0"/>
        </w:rPr>
        <w:t xml:space="preserve">Biostatistics</w:t>
      </w:r>
      <w:r w:rsidDel="00000000" w:rsidR="00000000" w:rsidRPr="00000000">
        <w:rPr>
          <w:color w:val="1d1c1d"/>
          <w:sz w:val="23"/>
          <w:szCs w:val="23"/>
          <w:rtl w:val="0"/>
        </w:rPr>
        <w:t xml:space="preserve">, </w:t>
      </w:r>
      <w:r w:rsidDel="00000000" w:rsidR="00000000" w:rsidRPr="00000000">
        <w:rPr>
          <w:b w:val="1"/>
          <w:bCs w:val="1"/>
          <w:color w:val="1d1c1d"/>
          <w:sz w:val="23"/>
          <w:szCs w:val="23"/>
          <w:rtl w:val="0"/>
        </w:rPr>
        <w:t xml:space="preserve">18</w:t>
      </w:r>
      <w:r w:rsidDel="00000000" w:rsidR="00000000" w:rsidRPr="00000000">
        <w:rPr>
          <w:color w:val="1d1c1d"/>
          <w:sz w:val="23"/>
          <w:szCs w:val="23"/>
          <w:rtl w:val="0"/>
        </w:rPr>
        <w:t xml:space="preserve">:2. </w:t>
      </w:r>
      <w:hyperlink r:id="rId43">
        <w:r w:rsidDel="00000000" w:rsidR="00000000" w:rsidRPr="00000000">
          <w:rPr>
            <w:color w:val="1155cc"/>
            <w:sz w:val="23"/>
            <w:szCs w:val="23"/>
            <w:rtl w:val="0"/>
          </w:rPr>
          <w:t xml:space="preserve">10.1093/biostatistics/kxw041</w:t>
        </w:r>
      </w:hyperlink>
      <w:r w:rsidDel="00000000" w:rsidR="00000000" w:rsidRPr="00000000">
        <w:rPr>
          <w:rtl w:val="0"/>
        </w:rPr>
      </w:r>
    </w:p>
    <w:p w:rsidR="00000000" w:rsidDel="00000000" w:rsidP="00000000" w:rsidRDefault="00000000" w:rsidRPr="00000000" w14:paraId="00000240">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41">
      <w:pPr>
        <w:jc w:val="both"/>
        <w:rPr/>
      </w:pPr>
      <w:commentRangeStart w:id="12"/>
      <w:r w:rsidDel="00000000" w:rsidR="00000000" w:rsidRPr="00000000">
        <w:rPr>
          <w:rtl w:val="0"/>
        </w:rPr>
        <w:t xml:space="preserve">NB: we are working on the Barcodes present with at least 1 read in at least 5 controls and at least 5 time_zeros resulting in a filtering from a total of 2’268’353 barcodes to 10’985 remaining barcodes (4). </w:t>
      </w:r>
    </w:p>
    <w:p w:rsidR="00000000" w:rsidDel="00000000" w:rsidP="00000000" w:rsidRDefault="00000000" w:rsidRPr="00000000" w14:paraId="00000242">
      <w:pPr>
        <w:jc w:val="both"/>
        <w:rPr/>
      </w:pPr>
      <w:r w:rsidDel="00000000" w:rsidR="00000000" w:rsidRPr="00000000">
        <w:rPr>
          <w:rtl w:val="0"/>
        </w:rPr>
        <w:t xml:space="preserve">The filtered file is called “result6_fillna_control_renamed_filtered4.csv” (18.4Mb)</w:t>
      </w:r>
    </w:p>
    <w:p w:rsidR="00000000" w:rsidDel="00000000" w:rsidP="00000000" w:rsidRDefault="00000000" w:rsidRPr="00000000" w14:paraId="00000243">
      <w:pPr>
        <w:jc w:val="both"/>
        <w:rPr/>
      </w:pPr>
      <w:r w:rsidDel="00000000" w:rsidR="00000000" w:rsidRPr="00000000">
        <w:rPr>
          <w:rtl w:val="0"/>
        </w:rPr>
        <w:t xml:space="preserve">Unfiltered file is called “result6_fillna_control_renamed.csv” (3.46Gb)</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244">
      <w:pPr>
        <w:pStyle w:val="Heading2"/>
        <w:ind w:right="900"/>
        <w:rPr/>
      </w:pPr>
      <w:bookmarkStart w:colFirst="0" w:colLast="0" w:name="_uoar6n2t4ja7" w:id="29"/>
      <w:bookmarkEnd w:id="29"/>
      <w:r w:rsidDel="00000000" w:rsidR="00000000" w:rsidRPr="00000000">
        <w:rPr>
          <w:b w:val="1"/>
          <w:bCs w:val="1"/>
          <w:sz w:val="24"/>
          <w:szCs w:val="24"/>
          <w:rtl w:val="0"/>
        </w:rPr>
        <w:t xml:space="preserve">Barcode number of reads variability within controls.</w:t>
      </w:r>
      <w:r w:rsidDel="00000000" w:rsidR="00000000" w:rsidRPr="00000000">
        <w:rPr>
          <w:rtl w:val="0"/>
        </w:rPr>
      </w:r>
    </w:p>
    <w:p w:rsidR="00000000" w:rsidDel="00000000" w:rsidP="00000000" w:rsidRDefault="00000000" w:rsidRPr="00000000" w14:paraId="00000245">
      <w:pPr>
        <w:pStyle w:val="Heading3"/>
        <w:numPr>
          <w:ilvl w:val="0"/>
          <w:numId w:val="11"/>
        </w:numPr>
        <w:spacing w:after="0" w:afterAutospacing="0"/>
        <w:ind w:left="720" w:right="900" w:hanging="360"/>
        <w:rPr>
          <w:b w:val="1"/>
          <w:bCs w:val="1"/>
          <w:sz w:val="24"/>
          <w:szCs w:val="24"/>
        </w:rPr>
      </w:pPr>
      <w:bookmarkStart w:colFirst="0" w:colLast="0" w:name="_srptv1p2a01p" w:id="30"/>
      <w:bookmarkEnd w:id="30"/>
      <w:r w:rsidDel="00000000" w:rsidR="00000000" w:rsidRPr="00000000">
        <w:rPr>
          <w:b w:val="1"/>
          <w:bCs w:val="1"/>
          <w:sz w:val="24"/>
          <w:szCs w:val="24"/>
          <w:rtl w:val="0"/>
        </w:rPr>
        <w:t xml:space="preserve">Frequency plots</w:t>
      </w:r>
    </w:p>
    <w:p w:rsidR="00000000" w:rsidDel="00000000" w:rsidP="00000000" w:rsidRDefault="00000000" w:rsidRPr="00000000" w14:paraId="00000246">
      <w:pPr>
        <w:numPr>
          <w:ilvl w:val="1"/>
          <w:numId w:val="11"/>
        </w:numPr>
        <w:ind w:left="1440" w:hanging="360"/>
      </w:pPr>
      <w:r w:rsidDel="00000000" w:rsidR="00000000" w:rsidRPr="00000000">
        <w:rPr>
          <w:rtl w:val="0"/>
        </w:rPr>
        <w:t xml:space="preserve">All experiments</w:t>
      </w:r>
    </w:p>
    <w:p w:rsidR="00000000" w:rsidDel="00000000" w:rsidP="00000000" w:rsidRDefault="00000000" w:rsidRPr="00000000" w14:paraId="00000247">
      <w:pPr>
        <w:ind w:left="0" w:firstLine="0"/>
        <w:rPr/>
      </w:pPr>
      <w:r w:rsidDel="00000000" w:rsidR="00000000" w:rsidRPr="00000000">
        <w:rPr/>
        <w:drawing>
          <wp:inline distB="114300" distT="114300" distL="114300" distR="114300">
            <wp:extent cx="5943600" cy="4457700"/>
            <wp:effectExtent b="0" l="0" r="0" t="0"/>
            <wp:docPr id="14"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249">
      <w:pPr>
        <w:numPr>
          <w:ilvl w:val="1"/>
          <w:numId w:val="11"/>
        </w:numPr>
        <w:ind w:left="1440" w:hanging="360"/>
      </w:pPr>
      <w:r w:rsidDel="00000000" w:rsidR="00000000" w:rsidRPr="00000000">
        <w:rPr>
          <w:rtl w:val="0"/>
        </w:rPr>
        <w:t xml:space="preserve">Groupby experiment</w:t>
      </w:r>
    </w:p>
    <w:p w:rsidR="00000000" w:rsidDel="00000000" w:rsidP="00000000" w:rsidRDefault="00000000" w:rsidRPr="00000000" w14:paraId="0000024A">
      <w:pPr>
        <w:ind w:left="0" w:firstLine="0"/>
        <w:rPr/>
      </w:pPr>
      <w:r w:rsidDel="00000000" w:rsidR="00000000" w:rsidRPr="00000000">
        <w:rPr/>
        <w:drawing>
          <wp:inline distB="114300" distT="114300" distL="114300" distR="114300">
            <wp:extent cx="5943600" cy="4457700"/>
            <wp:effectExtent b="0" l="0" r="0" t="0"/>
            <wp:docPr id="24" name="image24.png"/>
            <a:graphic>
              <a:graphicData uri="http://schemas.openxmlformats.org/drawingml/2006/picture">
                <pic:pic>
                  <pic:nvPicPr>
                    <pic:cNvPr id="0" name="image24.png"/>
                    <pic:cNvPicPr preferRelativeResize="0"/>
                  </pic:nvPicPr>
                  <pic:blipFill>
                    <a:blip r:embed="rId45"/>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pStyle w:val="Heading3"/>
        <w:numPr>
          <w:ilvl w:val="0"/>
          <w:numId w:val="11"/>
        </w:numPr>
        <w:spacing w:after="0" w:afterAutospacing="0"/>
        <w:ind w:left="720" w:right="900" w:hanging="360"/>
        <w:rPr>
          <w:b w:val="1"/>
          <w:bCs w:val="1"/>
          <w:sz w:val="24"/>
          <w:szCs w:val="24"/>
        </w:rPr>
      </w:pPr>
      <w:bookmarkStart w:colFirst="0" w:colLast="0" w:name="_1jjtvlg3v250" w:id="31"/>
      <w:bookmarkEnd w:id="31"/>
      <w:r w:rsidDel="00000000" w:rsidR="00000000" w:rsidRPr="00000000">
        <w:rPr>
          <w:b w:val="1"/>
          <w:bCs w:val="1"/>
          <w:sz w:val="24"/>
          <w:szCs w:val="24"/>
          <w:rtl w:val="0"/>
        </w:rPr>
        <w:t xml:space="preserve">Density plots.</w:t>
      </w:r>
      <w:r w:rsidDel="00000000" w:rsidR="00000000" w:rsidRPr="00000000">
        <w:rPr>
          <w:rtl w:val="0"/>
        </w:rPr>
      </w:r>
    </w:p>
    <w:p w:rsidR="00000000" w:rsidDel="00000000" w:rsidP="00000000" w:rsidRDefault="00000000" w:rsidRPr="00000000" w14:paraId="0000024C">
      <w:pPr>
        <w:pStyle w:val="Heading4"/>
        <w:numPr>
          <w:ilvl w:val="1"/>
          <w:numId w:val="11"/>
        </w:numPr>
        <w:spacing w:before="0" w:beforeAutospacing="0"/>
        <w:ind w:left="1440" w:right="900" w:hanging="360"/>
        <w:rPr>
          <w:b w:val="1"/>
          <w:bCs w:val="1"/>
          <w:sz w:val="20"/>
          <w:szCs w:val="20"/>
        </w:rPr>
      </w:pPr>
      <w:bookmarkStart w:colFirst="0" w:colLast="0" w:name="_s7m5h4wkvmp1" w:id="32"/>
      <w:bookmarkEnd w:id="32"/>
      <w:r w:rsidDel="00000000" w:rsidR="00000000" w:rsidRPr="00000000">
        <w:rPr>
          <w:b w:val="1"/>
          <w:bCs w:val="1"/>
          <w:sz w:val="20"/>
          <w:szCs w:val="20"/>
          <w:rtl w:val="0"/>
        </w:rPr>
        <w:t xml:space="preserve">Groupby experiment</w:t>
      </w:r>
    </w:p>
    <w:p w:rsidR="00000000" w:rsidDel="00000000" w:rsidP="00000000" w:rsidRDefault="00000000" w:rsidRPr="00000000" w14:paraId="0000024D">
      <w:pPr>
        <w:ind w:left="0" w:right="900" w:firstLine="0"/>
        <w:rPr/>
      </w:pPr>
      <w:r w:rsidDel="00000000" w:rsidR="00000000" w:rsidRPr="00000000">
        <w:br w:type="page"/>
      </w:r>
      <w:r w:rsidDel="00000000" w:rsidR="00000000" w:rsidRPr="00000000">
        <w:rPr>
          <w:rtl w:val="0"/>
        </w:rPr>
      </w:r>
    </w:p>
    <w:p w:rsidR="00000000" w:rsidDel="00000000" w:rsidP="00000000" w:rsidRDefault="00000000" w:rsidRPr="00000000" w14:paraId="0000024E">
      <w:pPr>
        <w:ind w:left="0" w:right="900" w:firstLine="0"/>
        <w:rPr/>
      </w:pPr>
      <w:r w:rsidDel="00000000" w:rsidR="00000000" w:rsidRPr="00000000">
        <w:rPr>
          <w:rtl w:val="0"/>
        </w:rPr>
        <w:t xml:space="preserve">See </w:t>
      </w:r>
      <w:hyperlink r:id="rId46">
        <w:r w:rsidDel="00000000" w:rsidR="00000000" w:rsidRPr="00000000">
          <w:rPr>
            <w:color w:val="1155cc"/>
            <w:u w:val="single"/>
            <w:rtl w:val="0"/>
          </w:rPr>
          <w:t xml:space="preserve">https://pandas.pydata.org/docs/reference/api/pandas.DataFrame.plot.density.html</w:t>
        </w:r>
      </w:hyperlink>
      <w:r w:rsidDel="00000000" w:rsidR="00000000" w:rsidRPr="00000000">
        <w:rPr>
          <w:rtl w:val="0"/>
        </w:rPr>
      </w:r>
    </w:p>
    <w:p w:rsidR="00000000" w:rsidDel="00000000" w:rsidP="00000000" w:rsidRDefault="00000000" w:rsidRPr="00000000" w14:paraId="0000024F">
      <w:pPr>
        <w:ind w:left="0" w:right="900" w:firstLine="0"/>
        <w:rPr/>
      </w:pPr>
      <w:r w:rsidDel="00000000" w:rsidR="00000000" w:rsidRPr="00000000">
        <w:rPr/>
        <w:drawing>
          <wp:inline distB="114300" distT="114300" distL="114300" distR="114300">
            <wp:extent cx="5943600" cy="4457700"/>
            <wp:effectExtent b="0" l="0" r="0" t="0"/>
            <wp:docPr id="23" name="image19.png"/>
            <a:graphic>
              <a:graphicData uri="http://schemas.openxmlformats.org/drawingml/2006/picture">
                <pic:pic>
                  <pic:nvPicPr>
                    <pic:cNvPr id="0" name="image19.png"/>
                    <pic:cNvPicPr preferRelativeResize="0"/>
                  </pic:nvPicPr>
                  <pic:blipFill>
                    <a:blip r:embed="rId47"/>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250">
      <w:pPr>
        <w:ind w:left="0" w:right="900" w:firstLine="0"/>
        <w:jc w:val="center"/>
        <w:rPr/>
      </w:pPr>
      <w:r w:rsidDel="00000000" w:rsidR="00000000" w:rsidRPr="00000000">
        <w:rPr>
          <w:rtl w:val="0"/>
        </w:rPr>
      </w:r>
    </w:p>
    <w:p w:rsidR="00000000" w:rsidDel="00000000" w:rsidP="00000000" w:rsidRDefault="00000000" w:rsidRPr="00000000" w14:paraId="00000251">
      <w:pPr>
        <w:ind w:left="0" w:right="900" w:firstLine="0"/>
        <w:jc w:val="center"/>
        <w:rPr/>
      </w:pPr>
      <w:r w:rsidDel="00000000" w:rsidR="00000000" w:rsidRPr="00000000">
        <w:rPr>
          <w:rtl w:val="0"/>
        </w:rPr>
      </w:r>
    </w:p>
    <w:p w:rsidR="00000000" w:rsidDel="00000000" w:rsidP="00000000" w:rsidRDefault="00000000" w:rsidRPr="00000000" w14:paraId="00000252">
      <w:pPr>
        <w:ind w:left="0" w:right="900" w:firstLine="0"/>
        <w:jc w:val="center"/>
        <w:rPr/>
      </w:pPr>
      <w:r w:rsidDel="00000000" w:rsidR="00000000" w:rsidRPr="00000000">
        <w:rPr>
          <w:rtl w:val="0"/>
        </w:rPr>
      </w:r>
    </w:p>
    <w:p w:rsidR="00000000" w:rsidDel="00000000" w:rsidP="00000000" w:rsidRDefault="00000000" w:rsidRPr="00000000" w14:paraId="00000253">
      <w:pPr>
        <w:ind w:left="0" w:right="900" w:firstLine="0"/>
        <w:jc w:val="center"/>
        <w:rPr/>
      </w:pPr>
      <w:r w:rsidDel="00000000" w:rsidR="00000000" w:rsidRPr="00000000">
        <w:rPr>
          <w:rtl w:val="0"/>
        </w:rPr>
      </w:r>
    </w:p>
    <w:p w:rsidR="00000000" w:rsidDel="00000000" w:rsidP="00000000" w:rsidRDefault="00000000" w:rsidRPr="00000000" w14:paraId="00000254">
      <w:pPr>
        <w:ind w:left="0" w:right="900" w:firstLine="0"/>
        <w:jc w:val="center"/>
        <w:rPr/>
      </w:pPr>
      <w:r w:rsidDel="00000000" w:rsidR="00000000" w:rsidRPr="00000000">
        <w:rPr>
          <w:rtl w:val="0"/>
        </w:rPr>
      </w:r>
    </w:p>
    <w:p w:rsidR="00000000" w:rsidDel="00000000" w:rsidP="00000000" w:rsidRDefault="00000000" w:rsidRPr="00000000" w14:paraId="00000255">
      <w:pPr>
        <w:ind w:left="0" w:right="900" w:firstLine="0"/>
        <w:jc w:val="center"/>
        <w:rPr/>
      </w:pPr>
      <w:r w:rsidDel="00000000" w:rsidR="00000000" w:rsidRPr="00000000">
        <w:rPr>
          <w:rtl w:val="0"/>
        </w:rPr>
      </w:r>
    </w:p>
    <w:p w:rsidR="00000000" w:rsidDel="00000000" w:rsidP="00000000" w:rsidRDefault="00000000" w:rsidRPr="00000000" w14:paraId="00000256">
      <w:pPr>
        <w:ind w:left="0" w:right="900" w:firstLine="0"/>
        <w:jc w:val="center"/>
        <w:rPr/>
      </w:pPr>
      <w:r w:rsidDel="00000000" w:rsidR="00000000" w:rsidRPr="00000000">
        <w:rPr>
          <w:rtl w:val="0"/>
        </w:rPr>
      </w:r>
    </w:p>
    <w:p w:rsidR="00000000" w:rsidDel="00000000" w:rsidP="00000000" w:rsidRDefault="00000000" w:rsidRPr="00000000" w14:paraId="00000257">
      <w:pPr>
        <w:ind w:left="0" w:right="900" w:firstLine="0"/>
        <w:jc w:val="center"/>
        <w:rPr/>
      </w:pPr>
      <w:r w:rsidDel="00000000" w:rsidR="00000000" w:rsidRPr="00000000">
        <w:rPr>
          <w:rtl w:val="0"/>
        </w:rPr>
      </w:r>
    </w:p>
    <w:p w:rsidR="00000000" w:rsidDel="00000000" w:rsidP="00000000" w:rsidRDefault="00000000" w:rsidRPr="00000000" w14:paraId="00000258">
      <w:pPr>
        <w:ind w:left="0" w:right="900" w:firstLine="0"/>
        <w:jc w:val="center"/>
        <w:rPr/>
      </w:pPr>
      <w:r w:rsidDel="00000000" w:rsidR="00000000" w:rsidRPr="00000000">
        <w:rPr>
          <w:rtl w:val="0"/>
        </w:rPr>
      </w:r>
    </w:p>
    <w:p w:rsidR="00000000" w:rsidDel="00000000" w:rsidP="00000000" w:rsidRDefault="00000000" w:rsidRPr="00000000" w14:paraId="00000259">
      <w:pPr>
        <w:ind w:left="0" w:right="900" w:firstLine="0"/>
        <w:jc w:val="center"/>
        <w:rPr/>
      </w:pPr>
      <w:r w:rsidDel="00000000" w:rsidR="00000000" w:rsidRPr="00000000">
        <w:rPr>
          <w:rtl w:val="0"/>
        </w:rPr>
      </w:r>
    </w:p>
    <w:p w:rsidR="00000000" w:rsidDel="00000000" w:rsidP="00000000" w:rsidRDefault="00000000" w:rsidRPr="00000000" w14:paraId="0000025A">
      <w:pPr>
        <w:ind w:left="0" w:right="900" w:firstLine="0"/>
        <w:jc w:val="center"/>
        <w:rPr/>
      </w:pPr>
      <w:r w:rsidDel="00000000" w:rsidR="00000000" w:rsidRPr="00000000">
        <w:rPr>
          <w:rtl w:val="0"/>
        </w:rPr>
      </w:r>
    </w:p>
    <w:p w:rsidR="00000000" w:rsidDel="00000000" w:rsidP="00000000" w:rsidRDefault="00000000" w:rsidRPr="00000000" w14:paraId="0000025B">
      <w:pPr>
        <w:ind w:left="0" w:right="900" w:firstLine="0"/>
        <w:rPr/>
      </w:pPr>
      <w:r w:rsidDel="00000000" w:rsidR="00000000" w:rsidRPr="00000000">
        <w:br w:type="page"/>
      </w:r>
      <w:r w:rsidDel="00000000" w:rsidR="00000000" w:rsidRPr="00000000">
        <w:rPr>
          <w:rtl w:val="0"/>
        </w:rPr>
      </w:r>
    </w:p>
    <w:p w:rsidR="00000000" w:rsidDel="00000000" w:rsidP="00000000" w:rsidRDefault="00000000" w:rsidRPr="00000000" w14:paraId="0000025C">
      <w:pPr>
        <w:ind w:left="0" w:right="900" w:firstLine="0"/>
        <w:rPr/>
      </w:pPr>
      <w:r w:rsidDel="00000000" w:rsidR="00000000" w:rsidRPr="00000000">
        <w:rPr>
          <w:rtl w:val="0"/>
        </w:rPr>
        <w:t xml:space="preserve">See </w:t>
      </w:r>
      <w:hyperlink r:id="rId48">
        <w:r w:rsidDel="00000000" w:rsidR="00000000" w:rsidRPr="00000000">
          <w:rPr>
            <w:color w:val="1155cc"/>
            <w:u w:val="single"/>
            <w:rtl w:val="0"/>
          </w:rPr>
          <w:t xml:space="preserve">https://seaborn.pydata.org/generated/seaborn.violinplot.html</w:t>
        </w:r>
      </w:hyperlink>
      <w:r w:rsidDel="00000000" w:rsidR="00000000" w:rsidRPr="00000000">
        <w:rPr>
          <w:rtl w:val="0"/>
        </w:rPr>
      </w:r>
    </w:p>
    <w:p w:rsidR="00000000" w:rsidDel="00000000" w:rsidP="00000000" w:rsidRDefault="00000000" w:rsidRPr="00000000" w14:paraId="0000025D">
      <w:pPr>
        <w:ind w:left="0" w:right="900" w:firstLine="0"/>
        <w:rPr/>
      </w:pPr>
      <w:r w:rsidDel="00000000" w:rsidR="00000000" w:rsidRPr="00000000">
        <w:rPr>
          <w:rtl w:val="0"/>
        </w:rPr>
      </w:r>
    </w:p>
    <w:p w:rsidR="00000000" w:rsidDel="00000000" w:rsidP="00000000" w:rsidRDefault="00000000" w:rsidRPr="00000000" w14:paraId="0000025E">
      <w:pPr>
        <w:ind w:left="0" w:right="900" w:firstLine="0"/>
        <w:jc w:val="center"/>
        <w:rPr/>
      </w:pPr>
      <w:r w:rsidDel="00000000" w:rsidR="00000000" w:rsidRPr="00000000">
        <w:rPr/>
        <w:drawing>
          <wp:inline distB="114300" distT="114300" distL="114300" distR="114300">
            <wp:extent cx="4729163" cy="3667175"/>
            <wp:effectExtent b="0" l="0" r="0" t="0"/>
            <wp:docPr id="36" name="image30.png"/>
            <a:graphic>
              <a:graphicData uri="http://schemas.openxmlformats.org/drawingml/2006/picture">
                <pic:pic>
                  <pic:nvPicPr>
                    <pic:cNvPr id="0" name="image30.png"/>
                    <pic:cNvPicPr preferRelativeResize="0"/>
                  </pic:nvPicPr>
                  <pic:blipFill>
                    <a:blip r:embed="rId49"/>
                    <a:srcRect b="0" l="8653" r="0" t="5555"/>
                    <a:stretch>
                      <a:fillRect/>
                    </a:stretch>
                  </pic:blipFill>
                  <pic:spPr>
                    <a:xfrm>
                      <a:off x="0" y="0"/>
                      <a:ext cx="4729163" cy="3667175"/>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ind w:left="0" w:right="900" w:firstLine="0"/>
        <w:jc w:val="center"/>
        <w:rPr/>
      </w:pPr>
      <w:r w:rsidDel="00000000" w:rsidR="00000000" w:rsidRPr="00000000">
        <w:rPr>
          <w:rtl w:val="0"/>
        </w:rPr>
      </w:r>
    </w:p>
    <w:p w:rsidR="00000000" w:rsidDel="00000000" w:rsidP="00000000" w:rsidRDefault="00000000" w:rsidRPr="00000000" w14:paraId="00000260">
      <w:pPr>
        <w:ind w:left="0" w:right="900" w:firstLine="0"/>
        <w:jc w:val="center"/>
        <w:rPr/>
      </w:pPr>
      <w:r w:rsidDel="00000000" w:rsidR="00000000" w:rsidRPr="00000000">
        <w:rPr/>
        <w:drawing>
          <wp:inline distB="114300" distT="114300" distL="114300" distR="114300">
            <wp:extent cx="4772025" cy="3819525"/>
            <wp:effectExtent b="0" l="0" r="0" t="0"/>
            <wp:docPr id="7" name="image8.png"/>
            <a:graphic>
              <a:graphicData uri="http://schemas.openxmlformats.org/drawingml/2006/picture">
                <pic:pic>
                  <pic:nvPicPr>
                    <pic:cNvPr id="0" name="image8.png"/>
                    <pic:cNvPicPr preferRelativeResize="0"/>
                  </pic:nvPicPr>
                  <pic:blipFill>
                    <a:blip r:embed="rId50"/>
                    <a:srcRect b="0" l="9134" r="4971" t="8333"/>
                    <a:stretch>
                      <a:fillRect/>
                    </a:stretch>
                  </pic:blipFill>
                  <pic:spPr>
                    <a:xfrm>
                      <a:off x="0" y="0"/>
                      <a:ext cx="4772025"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pStyle w:val="Heading4"/>
        <w:numPr>
          <w:ilvl w:val="1"/>
          <w:numId w:val="11"/>
        </w:numPr>
        <w:ind w:left="1440" w:right="900" w:hanging="360"/>
        <w:rPr>
          <w:b w:val="1"/>
          <w:bCs w:val="1"/>
          <w:sz w:val="20"/>
          <w:szCs w:val="20"/>
        </w:rPr>
      </w:pPr>
      <w:bookmarkStart w:colFirst="0" w:colLast="0" w:name="_6nc2ermy39rj" w:id="33"/>
      <w:bookmarkEnd w:id="33"/>
      <w:r w:rsidDel="00000000" w:rsidR="00000000" w:rsidRPr="00000000">
        <w:rPr>
          <w:b w:val="1"/>
          <w:bCs w:val="1"/>
          <w:sz w:val="20"/>
          <w:szCs w:val="20"/>
          <w:rtl w:val="0"/>
        </w:rPr>
        <w:t xml:space="preserve">Including all experiments</w:t>
      </w:r>
    </w:p>
    <w:p w:rsidR="00000000" w:rsidDel="00000000" w:rsidP="00000000" w:rsidRDefault="00000000" w:rsidRPr="00000000" w14:paraId="00000262">
      <w:pPr>
        <w:ind w:left="0" w:right="900" w:firstLine="0"/>
        <w:rPr/>
      </w:pPr>
      <w:r w:rsidDel="00000000" w:rsidR="00000000" w:rsidRPr="00000000">
        <w:rPr>
          <w:rtl w:val="0"/>
        </w:rPr>
        <w:t xml:space="preserve">See </w:t>
      </w:r>
      <w:hyperlink r:id="rId51">
        <w:r w:rsidDel="00000000" w:rsidR="00000000" w:rsidRPr="00000000">
          <w:rPr>
            <w:color w:val="1155cc"/>
            <w:u w:val="single"/>
            <w:rtl w:val="0"/>
          </w:rPr>
          <w:t xml:space="preserve">https://pandas.pydata.org/docs/reference/api/pandas.DataFrame.plot.kde.html</w:t>
        </w:r>
      </w:hyperlink>
      <w:r w:rsidDel="00000000" w:rsidR="00000000" w:rsidRPr="00000000">
        <w:rPr>
          <w:rtl w:val="0"/>
        </w:rPr>
      </w:r>
    </w:p>
    <w:p w:rsidR="00000000" w:rsidDel="00000000" w:rsidP="00000000" w:rsidRDefault="00000000" w:rsidRPr="00000000" w14:paraId="00000263">
      <w:pPr>
        <w:ind w:left="0" w:right="900" w:firstLine="0"/>
        <w:jc w:val="center"/>
        <w:rPr/>
      </w:pPr>
      <w:r w:rsidDel="00000000" w:rsidR="00000000" w:rsidRPr="00000000">
        <w:rPr/>
        <w:drawing>
          <wp:inline distB="114300" distT="114300" distL="114300" distR="114300">
            <wp:extent cx="4824413" cy="3618309"/>
            <wp:effectExtent b="0" l="0" r="0" t="0"/>
            <wp:docPr id="26" name="image27.png"/>
            <a:graphic>
              <a:graphicData uri="http://schemas.openxmlformats.org/drawingml/2006/picture">
                <pic:pic>
                  <pic:nvPicPr>
                    <pic:cNvPr id="0" name="image27.png"/>
                    <pic:cNvPicPr preferRelativeResize="0"/>
                  </pic:nvPicPr>
                  <pic:blipFill>
                    <a:blip r:embed="rId52"/>
                    <a:srcRect b="0" l="0" r="0" t="0"/>
                    <a:stretch>
                      <a:fillRect/>
                    </a:stretch>
                  </pic:blipFill>
                  <pic:spPr>
                    <a:xfrm>
                      <a:off x="0" y="0"/>
                      <a:ext cx="4824413" cy="3618309"/>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ind w:left="0" w:right="900" w:firstLine="0"/>
        <w:jc w:val="center"/>
        <w:rPr/>
      </w:pPr>
      <w:r w:rsidDel="00000000" w:rsidR="00000000" w:rsidRPr="00000000">
        <w:rPr>
          <w:rtl w:val="0"/>
        </w:rPr>
      </w:r>
    </w:p>
    <w:p w:rsidR="00000000" w:rsidDel="00000000" w:rsidP="00000000" w:rsidRDefault="00000000" w:rsidRPr="00000000" w14:paraId="00000265">
      <w:pPr>
        <w:ind w:left="0" w:right="900" w:firstLine="0"/>
        <w:jc w:val="center"/>
        <w:rPr/>
      </w:pPr>
      <w:r w:rsidDel="00000000" w:rsidR="00000000" w:rsidRPr="00000000">
        <w:rPr/>
        <w:drawing>
          <wp:inline distB="114300" distT="114300" distL="114300" distR="114300">
            <wp:extent cx="4295775" cy="3514725"/>
            <wp:effectExtent b="0" l="0" r="0" t="0"/>
            <wp:docPr id="29" name="image13.png"/>
            <a:graphic>
              <a:graphicData uri="http://schemas.openxmlformats.org/drawingml/2006/picture">
                <pic:pic>
                  <pic:nvPicPr>
                    <pic:cNvPr id="0" name="image13.png"/>
                    <pic:cNvPicPr preferRelativeResize="0"/>
                  </pic:nvPicPr>
                  <pic:blipFill>
                    <a:blip r:embed="rId53"/>
                    <a:srcRect b="0" l="10447" r="5410" t="8208"/>
                    <a:stretch>
                      <a:fillRect/>
                    </a:stretch>
                  </pic:blipFill>
                  <pic:spPr>
                    <a:xfrm>
                      <a:off x="0" y="0"/>
                      <a:ext cx="4295775" cy="351472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66">
      <w:pPr>
        <w:pStyle w:val="Heading3"/>
        <w:ind w:right="900"/>
        <w:rPr>
          <w:b w:val="1"/>
          <w:bCs w:val="1"/>
        </w:rPr>
      </w:pPr>
      <w:bookmarkStart w:colFirst="0" w:colLast="0" w:name="_80zk2rb8iz39" w:id="34"/>
      <w:bookmarkEnd w:id="34"/>
      <w:r w:rsidDel="00000000" w:rsidR="00000000" w:rsidRPr="00000000">
        <w:rPr>
          <w:b w:val="1"/>
          <w:bCs w:val="1"/>
          <w:rtl w:val="0"/>
        </w:rPr>
        <w:t xml:space="preserve">Averaging variability over the 8 experiments</w:t>
      </w:r>
    </w:p>
    <w:p w:rsidR="00000000" w:rsidDel="00000000" w:rsidP="00000000" w:rsidRDefault="00000000" w:rsidRPr="00000000" w14:paraId="00000267">
      <w:pPr>
        <w:rPr/>
      </w:pPr>
      <w:hyperlink r:id="rId54">
        <w:r w:rsidDel="00000000" w:rsidR="00000000" w:rsidRPr="00000000">
          <w:rPr>
            <w:color w:val="1155cc"/>
            <w:u w:val="single"/>
            <w:rtl w:val="0"/>
          </w:rPr>
          <w:t xml:space="preserve">https://docs.google.com/spreadsheets/d/1r5hrUxgx6Mn5n4ge6Y34yMq9cRMZA93xcSXG78gusKQ/edit#gid=355011523</w:t>
        </w:r>
      </w:hyperlink>
      <w:r w:rsidDel="00000000" w:rsidR="00000000" w:rsidRPr="00000000">
        <w:rPr>
          <w:rtl w:val="0"/>
        </w:rPr>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jc w:val="center"/>
        <w:rPr/>
      </w:pPr>
      <w:r w:rsidDel="00000000" w:rsidR="00000000" w:rsidRPr="00000000">
        <w:rPr/>
        <w:drawing>
          <wp:inline distB="114300" distT="114300" distL="114300" distR="114300">
            <wp:extent cx="4557713" cy="3414080"/>
            <wp:effectExtent b="0" l="0" r="0" t="0"/>
            <wp:docPr id="15" name="image18.png"/>
            <a:graphic>
              <a:graphicData uri="http://schemas.openxmlformats.org/drawingml/2006/picture">
                <pic:pic>
                  <pic:nvPicPr>
                    <pic:cNvPr id="0" name="image18.png"/>
                    <pic:cNvPicPr preferRelativeResize="0"/>
                  </pic:nvPicPr>
                  <pic:blipFill>
                    <a:blip r:embed="rId55"/>
                    <a:srcRect b="0" l="0" r="0" t="0"/>
                    <a:stretch>
                      <a:fillRect/>
                    </a:stretch>
                  </pic:blipFill>
                  <pic:spPr>
                    <a:xfrm>
                      <a:off x="0" y="0"/>
                      <a:ext cx="4557713" cy="341408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jc w:val="center"/>
        <w:rPr/>
      </w:pPr>
      <w:r w:rsidDel="00000000" w:rsidR="00000000" w:rsidRPr="00000000">
        <w:rPr/>
        <w:drawing>
          <wp:inline distB="114300" distT="114300" distL="114300" distR="114300">
            <wp:extent cx="4533900" cy="3393948"/>
            <wp:effectExtent b="0" l="0" r="0" t="0"/>
            <wp:docPr id="9" name="image15.png"/>
            <a:graphic>
              <a:graphicData uri="http://schemas.openxmlformats.org/drawingml/2006/picture">
                <pic:pic>
                  <pic:nvPicPr>
                    <pic:cNvPr id="0" name="image15.png"/>
                    <pic:cNvPicPr preferRelativeResize="0"/>
                  </pic:nvPicPr>
                  <pic:blipFill>
                    <a:blip r:embed="rId56"/>
                    <a:srcRect b="0" l="0" r="0" t="0"/>
                    <a:stretch>
                      <a:fillRect/>
                    </a:stretch>
                  </pic:blipFill>
                  <pic:spPr>
                    <a:xfrm>
                      <a:off x="0" y="0"/>
                      <a:ext cx="4533900" cy="339394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6B">
      <w:pPr>
        <w:pStyle w:val="Heading3"/>
        <w:rPr>
          <w:b w:val="1"/>
          <w:bCs w:val="1"/>
        </w:rPr>
      </w:pPr>
      <w:bookmarkStart w:colFirst="0" w:colLast="0" w:name="_1suhh940q4z" w:id="35"/>
      <w:bookmarkEnd w:id="35"/>
      <w:r w:rsidDel="00000000" w:rsidR="00000000" w:rsidRPr="00000000">
        <w:rPr>
          <w:b w:val="1"/>
          <w:bCs w:val="1"/>
          <w:rtl w:val="0"/>
        </w:rPr>
        <w:t xml:space="preserve">Fold changes</w:t>
      </w:r>
    </w:p>
    <w:p w:rsidR="00000000" w:rsidDel="00000000" w:rsidP="00000000" w:rsidRDefault="00000000" w:rsidRPr="00000000" w14:paraId="0000026C">
      <w:pPr>
        <w:rPr/>
      </w:pPr>
      <w:r w:rsidDel="00000000" w:rsidR="00000000" w:rsidRPr="00000000">
        <w:rPr>
          <w:rtl w:val="0"/>
        </w:rPr>
        <w:t xml:space="preserve">Barcodes’ number of reads expressed as fold changes compared to avg number of reads in controls</w:t>
      </w:r>
      <w:r w:rsidDel="00000000" w:rsidR="00000000" w:rsidRPr="00000000">
        <w:rPr>
          <w:rtl w:val="0"/>
        </w:rPr>
      </w:r>
    </w:p>
    <w:p w:rsidR="00000000" w:rsidDel="00000000" w:rsidP="00000000" w:rsidRDefault="00000000" w:rsidRPr="00000000" w14:paraId="0000026D">
      <w:pPr>
        <w:ind w:left="0" w:right="900" w:firstLine="0"/>
        <w:rPr/>
      </w:pPr>
      <w:hyperlink r:id="rId57">
        <w:r w:rsidDel="00000000" w:rsidR="00000000" w:rsidRPr="00000000">
          <w:rPr>
            <w:color w:val="1155cc"/>
            <w:u w:val="single"/>
            <w:rtl w:val="0"/>
          </w:rPr>
          <w:t xml:space="preserve">https://docs.google.com/spreadsheets/d/1r5hrUxgx6Mn5n4ge6Y34yMq9cRMZA93xcSXG78gusKQ/edit#gid=618126417</w:t>
        </w:r>
      </w:hyperlink>
      <w:r w:rsidDel="00000000" w:rsidR="00000000" w:rsidRPr="00000000">
        <w:rPr>
          <w:rtl w:val="0"/>
        </w:rPr>
      </w:r>
    </w:p>
    <w:p w:rsidR="00000000" w:rsidDel="00000000" w:rsidP="00000000" w:rsidRDefault="00000000" w:rsidRPr="00000000" w14:paraId="0000026E">
      <w:pPr>
        <w:ind w:left="0" w:right="900" w:firstLine="0"/>
        <w:rPr/>
      </w:pPr>
      <w:r w:rsidDel="00000000" w:rsidR="00000000" w:rsidRPr="00000000">
        <w:rPr>
          <w:rtl w:val="0"/>
        </w:rPr>
      </w:r>
    </w:p>
    <w:p w:rsidR="00000000" w:rsidDel="00000000" w:rsidP="00000000" w:rsidRDefault="00000000" w:rsidRPr="00000000" w14:paraId="0000026F">
      <w:pPr>
        <w:ind w:left="0" w:right="900" w:firstLine="0"/>
        <w:rPr/>
      </w:pPr>
      <w:r w:rsidDel="00000000" w:rsidR="00000000" w:rsidRPr="00000000">
        <w:rPr/>
        <w:drawing>
          <wp:inline distB="114300" distT="114300" distL="114300" distR="114300">
            <wp:extent cx="5943600" cy="2730500"/>
            <wp:effectExtent b="0" l="0" r="0" t="0"/>
            <wp:docPr id="4" name="image6.png"/>
            <a:graphic>
              <a:graphicData uri="http://schemas.openxmlformats.org/drawingml/2006/picture">
                <pic:pic>
                  <pic:nvPicPr>
                    <pic:cNvPr id="0" name="image6.png"/>
                    <pic:cNvPicPr preferRelativeResize="0"/>
                  </pic:nvPicPr>
                  <pic:blipFill>
                    <a:blip r:embed="rId58"/>
                    <a:srcRect b="0" l="0" r="0" t="0"/>
                    <a:stretch>
                      <a:fillRect/>
                    </a:stretch>
                  </pic:blipFill>
                  <pic:spPr>
                    <a:xfrm>
                      <a:off x="0" y="0"/>
                      <a:ext cx="59436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ind w:left="0" w:right="900" w:firstLine="0"/>
        <w:rPr/>
      </w:pPr>
      <w:r w:rsidDel="00000000" w:rsidR="00000000" w:rsidRPr="00000000">
        <w:br w:type="page"/>
      </w:r>
      <w:r w:rsidDel="00000000" w:rsidR="00000000" w:rsidRPr="00000000">
        <w:rPr>
          <w:rtl w:val="0"/>
        </w:rPr>
      </w:r>
    </w:p>
    <w:p w:rsidR="00000000" w:rsidDel="00000000" w:rsidP="00000000" w:rsidRDefault="00000000" w:rsidRPr="00000000" w14:paraId="00000271">
      <w:pPr>
        <w:pStyle w:val="Heading1"/>
        <w:ind w:right="900"/>
        <w:rPr/>
      </w:pPr>
      <w:bookmarkStart w:colFirst="0" w:colLast="0" w:name="_jc1lew4jlw38" w:id="36"/>
      <w:bookmarkEnd w:id="36"/>
      <w:r w:rsidDel="00000000" w:rsidR="00000000" w:rsidRPr="00000000">
        <w:rPr>
          <w:rtl w:val="0"/>
        </w:rPr>
        <w:t xml:space="preserve">PCA analysis on Controls</w:t>
      </w:r>
    </w:p>
    <w:p w:rsidR="00000000" w:rsidDel="00000000" w:rsidP="00000000" w:rsidRDefault="00000000" w:rsidRPr="00000000" w14:paraId="00000272">
      <w:pPr>
        <w:ind w:left="0" w:right="900" w:firstLine="0"/>
        <w:rPr/>
      </w:pPr>
      <w:r w:rsidDel="00000000" w:rsidR="00000000" w:rsidRPr="00000000">
        <w:rPr>
          <w:rtl w:val="0"/>
        </w:rPr>
      </w:r>
    </w:p>
    <w:p w:rsidR="00000000" w:rsidDel="00000000" w:rsidP="00000000" w:rsidRDefault="00000000" w:rsidRPr="00000000" w14:paraId="00000273">
      <w:pPr>
        <w:ind w:left="0" w:right="900" w:firstLine="0"/>
        <w:rPr/>
      </w:pPr>
      <w:r w:rsidDel="00000000" w:rsidR="00000000" w:rsidRPr="00000000">
        <w:rPr>
          <w:rtl w:val="0"/>
        </w:rPr>
        <w:t xml:space="preserve">Question : </w:t>
      </w:r>
    </w:p>
    <w:p w:rsidR="00000000" w:rsidDel="00000000" w:rsidP="00000000" w:rsidRDefault="00000000" w:rsidRPr="00000000" w14:paraId="00000274">
      <w:pPr>
        <w:ind w:left="0" w:right="900" w:firstLine="0"/>
        <w:rPr/>
      </w:pPr>
      <w:r w:rsidDel="00000000" w:rsidR="00000000" w:rsidRPr="00000000">
        <w:rPr>
          <w:rtl w:val="0"/>
        </w:rPr>
        <w:t xml:space="preserve">Can the different experiments be compared with each other? I.e. Are the reads counts in the controls comparable?</w:t>
      </w:r>
    </w:p>
    <w:p w:rsidR="00000000" w:rsidDel="00000000" w:rsidP="00000000" w:rsidRDefault="00000000" w:rsidRPr="00000000" w14:paraId="00000275">
      <w:pPr>
        <w:ind w:left="0" w:right="900" w:firstLine="0"/>
        <w:rPr/>
      </w:pPr>
      <w:r w:rsidDel="00000000" w:rsidR="00000000" w:rsidRPr="00000000">
        <w:rPr>
          <w:rFonts w:ascii="Arial Unicode MS" w:cs="Arial Unicode MS" w:eastAsia="Arial Unicode MS" w:hAnsi="Arial Unicode MS"/>
          <w:rtl w:val="0"/>
        </w:rPr>
        <w:t xml:space="preserve">→ PCA analysis with prcromp function from the stats package in R</w:t>
      </w:r>
    </w:p>
    <w:p w:rsidR="00000000" w:rsidDel="00000000" w:rsidP="00000000" w:rsidRDefault="00000000" w:rsidRPr="00000000" w14:paraId="00000276">
      <w:pPr>
        <w:ind w:left="0" w:right="900" w:firstLine="0"/>
        <w:rPr/>
      </w:pPr>
      <w:hyperlink r:id="rId59">
        <w:r w:rsidDel="00000000" w:rsidR="00000000" w:rsidRPr="00000000">
          <w:rPr>
            <w:color w:val="1155cc"/>
            <w:u w:val="single"/>
            <w:rtl w:val="0"/>
          </w:rPr>
          <w:t xml:space="preserve">https://cran.r-project.org/web/packages/ggfortify/vignettes/plot_pca.html</w:t>
        </w:r>
      </w:hyperlink>
      <w:r w:rsidDel="00000000" w:rsidR="00000000" w:rsidRPr="00000000">
        <w:rPr>
          <w:rtl w:val="0"/>
        </w:rPr>
      </w:r>
    </w:p>
    <w:p w:rsidR="00000000" w:rsidDel="00000000" w:rsidP="00000000" w:rsidRDefault="00000000" w:rsidRPr="00000000" w14:paraId="00000277">
      <w:pPr>
        <w:ind w:left="0" w:right="900" w:firstLine="0"/>
        <w:rPr/>
      </w:pPr>
      <w:r w:rsidDel="00000000" w:rsidR="00000000" w:rsidRPr="00000000">
        <w:rPr>
          <w:rtl w:val="0"/>
        </w:rPr>
      </w:r>
    </w:p>
    <w:p w:rsidR="00000000" w:rsidDel="00000000" w:rsidP="00000000" w:rsidRDefault="00000000" w:rsidRPr="00000000" w14:paraId="00000278">
      <w:pPr>
        <w:ind w:left="0" w:right="900" w:firstLine="0"/>
        <w:jc w:val="center"/>
        <w:rPr/>
      </w:pPr>
      <w:r w:rsidDel="00000000" w:rsidR="00000000" w:rsidRPr="00000000">
        <w:rPr/>
        <w:drawing>
          <wp:inline distB="114300" distT="114300" distL="114300" distR="114300">
            <wp:extent cx="4595813" cy="2850288"/>
            <wp:effectExtent b="0" l="0" r="0" t="0"/>
            <wp:docPr id="35" name="image36.png"/>
            <a:graphic>
              <a:graphicData uri="http://schemas.openxmlformats.org/drawingml/2006/picture">
                <pic:pic>
                  <pic:nvPicPr>
                    <pic:cNvPr id="0" name="image36.png"/>
                    <pic:cNvPicPr preferRelativeResize="0"/>
                  </pic:nvPicPr>
                  <pic:blipFill>
                    <a:blip r:embed="rId60"/>
                    <a:srcRect b="0" l="0" r="0" t="5017"/>
                    <a:stretch>
                      <a:fillRect/>
                    </a:stretch>
                  </pic:blipFill>
                  <pic:spPr>
                    <a:xfrm>
                      <a:off x="0" y="0"/>
                      <a:ext cx="4595813" cy="2850288"/>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ind w:left="0" w:right="900" w:firstLine="0"/>
        <w:jc w:val="center"/>
        <w:rPr/>
      </w:pPr>
      <w:r w:rsidDel="00000000" w:rsidR="00000000" w:rsidRPr="00000000">
        <w:rPr/>
        <w:drawing>
          <wp:inline distB="114300" distT="114300" distL="114300" distR="114300">
            <wp:extent cx="4605338" cy="3003802"/>
            <wp:effectExtent b="0" l="0" r="0" t="0"/>
            <wp:docPr id="8" name="image9.png"/>
            <a:graphic>
              <a:graphicData uri="http://schemas.openxmlformats.org/drawingml/2006/picture">
                <pic:pic>
                  <pic:nvPicPr>
                    <pic:cNvPr id="0" name="image9.png"/>
                    <pic:cNvPicPr preferRelativeResize="0"/>
                  </pic:nvPicPr>
                  <pic:blipFill>
                    <a:blip r:embed="rId61"/>
                    <a:srcRect b="0" l="0" r="0" t="0"/>
                    <a:stretch>
                      <a:fillRect/>
                    </a:stretch>
                  </pic:blipFill>
                  <pic:spPr>
                    <a:xfrm>
                      <a:off x="0" y="0"/>
                      <a:ext cx="4605338" cy="3003802"/>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ind w:left="0" w:right="900" w:firstLine="0"/>
        <w:rPr/>
      </w:pPr>
      <w:r w:rsidDel="00000000" w:rsidR="00000000" w:rsidRPr="00000000">
        <w:br w:type="page"/>
      </w:r>
      <w:r w:rsidDel="00000000" w:rsidR="00000000" w:rsidRPr="00000000">
        <w:rPr>
          <w:rtl w:val="0"/>
        </w:rPr>
      </w:r>
    </w:p>
    <w:p w:rsidR="00000000" w:rsidDel="00000000" w:rsidP="00000000" w:rsidRDefault="00000000" w:rsidRPr="00000000" w14:paraId="0000027B">
      <w:pPr>
        <w:pStyle w:val="Heading1"/>
        <w:ind w:right="900"/>
        <w:rPr/>
      </w:pPr>
      <w:bookmarkStart w:colFirst="0" w:colLast="0" w:name="_b78aa368o5mg" w:id="37"/>
      <w:bookmarkEnd w:id="37"/>
      <w:r w:rsidDel="00000000" w:rsidR="00000000" w:rsidRPr="00000000">
        <w:rPr>
          <w:rtl w:val="0"/>
        </w:rPr>
        <w:t xml:space="preserve">Unique Barcodes</w:t>
      </w:r>
    </w:p>
    <w:p w:rsidR="00000000" w:rsidDel="00000000" w:rsidP="00000000" w:rsidRDefault="00000000" w:rsidRPr="00000000" w14:paraId="0000027C">
      <w:pPr>
        <w:ind w:right="900"/>
        <w:rPr/>
      </w:pPr>
      <w:r w:rsidDel="00000000" w:rsidR="00000000" w:rsidRPr="00000000">
        <w:rPr/>
        <w:drawing>
          <wp:inline distB="114300" distT="114300" distL="114300" distR="114300">
            <wp:extent cx="5943600" cy="4457700"/>
            <wp:effectExtent b="0" l="0" r="0" t="0"/>
            <wp:docPr id="34" name="image31.png"/>
            <a:graphic>
              <a:graphicData uri="http://schemas.openxmlformats.org/drawingml/2006/picture">
                <pic:pic>
                  <pic:nvPicPr>
                    <pic:cNvPr id="0" name="image31.png"/>
                    <pic:cNvPicPr preferRelativeResize="0"/>
                  </pic:nvPicPr>
                  <pic:blipFill>
                    <a:blip r:embed="rId62"/>
                    <a:srcRect b="0" l="0" r="0" t="0"/>
                    <a:stretch>
                      <a:fillRect/>
                    </a:stretch>
                  </pic:blipFill>
                  <pic:spPr>
                    <a:xfrm>
                      <a:off x="0" y="0"/>
                      <a:ext cx="5943600" cy="4457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7D">
      <w:pPr>
        <w:pStyle w:val="Heading1"/>
        <w:ind w:right="900"/>
        <w:rPr/>
      </w:pPr>
      <w:bookmarkStart w:colFirst="0" w:colLast="0" w:name="_fwotqflm1iue" w:id="38"/>
      <w:bookmarkEnd w:id="38"/>
      <w:r w:rsidDel="00000000" w:rsidR="00000000" w:rsidRPr="00000000">
        <w:rPr>
          <w:rtl w:val="0"/>
        </w:rPr>
        <w:t xml:space="preserve">Barcodes counts</w:t>
      </w:r>
    </w:p>
    <w:p w:rsidR="00000000" w:rsidDel="00000000" w:rsidP="00000000" w:rsidRDefault="00000000" w:rsidRPr="00000000" w14:paraId="0000027E">
      <w:pPr>
        <w:ind w:right="900"/>
        <w:rPr/>
      </w:pPr>
      <w:r w:rsidDel="00000000" w:rsidR="00000000" w:rsidRPr="00000000">
        <w:rPr/>
        <w:drawing>
          <wp:inline distB="114300" distT="114300" distL="114300" distR="114300">
            <wp:extent cx="2377440" cy="1737360"/>
            <wp:effectExtent b="0" l="0" r="0" t="0"/>
            <wp:docPr id="2" name="image23.png"/>
            <a:graphic>
              <a:graphicData uri="http://schemas.openxmlformats.org/drawingml/2006/picture">
                <pic:pic>
                  <pic:nvPicPr>
                    <pic:cNvPr id="0" name="image23.png"/>
                    <pic:cNvPicPr preferRelativeResize="0"/>
                  </pic:nvPicPr>
                  <pic:blipFill>
                    <a:blip r:embed="rId63"/>
                    <a:srcRect b="0" l="0" r="0" t="0"/>
                    <a:stretch>
                      <a:fillRect/>
                    </a:stretch>
                  </pic:blipFill>
                  <pic:spPr>
                    <a:xfrm>
                      <a:off x="0" y="0"/>
                      <a:ext cx="2377440" cy="1737360"/>
                    </a:xfrm>
                    <a:prstGeom prst="rect"/>
                    <a:ln/>
                  </pic:spPr>
                </pic:pic>
              </a:graphicData>
            </a:graphic>
          </wp:inline>
        </w:drawing>
      </w:r>
      <w:r w:rsidDel="00000000" w:rsidR="00000000" w:rsidRPr="00000000">
        <w:rPr/>
        <w:drawing>
          <wp:inline distB="114300" distT="114300" distL="114300" distR="114300">
            <wp:extent cx="2377440" cy="1828800"/>
            <wp:effectExtent b="0" l="0" r="0" t="0"/>
            <wp:docPr id="28" name="image32.png"/>
            <a:graphic>
              <a:graphicData uri="http://schemas.openxmlformats.org/drawingml/2006/picture">
                <pic:pic>
                  <pic:nvPicPr>
                    <pic:cNvPr id="0" name="image32.png"/>
                    <pic:cNvPicPr preferRelativeResize="0"/>
                  </pic:nvPicPr>
                  <pic:blipFill>
                    <a:blip r:embed="rId64"/>
                    <a:srcRect b="0" l="0" r="0" t="0"/>
                    <a:stretch>
                      <a:fillRect/>
                    </a:stretch>
                  </pic:blipFill>
                  <pic:spPr>
                    <a:xfrm>
                      <a:off x="0" y="0"/>
                      <a:ext cx="2377440" cy="1828800"/>
                    </a:xfrm>
                    <a:prstGeom prst="rect"/>
                    <a:ln/>
                  </pic:spPr>
                </pic:pic>
              </a:graphicData>
            </a:graphic>
          </wp:inline>
        </w:drawing>
      </w:r>
      <w:r w:rsidDel="00000000" w:rsidR="00000000" w:rsidRPr="00000000">
        <w:rPr/>
        <w:drawing>
          <wp:inline distB="114300" distT="114300" distL="114300" distR="114300">
            <wp:extent cx="2377440" cy="1828800"/>
            <wp:effectExtent b="0" l="0" r="0" t="0"/>
            <wp:docPr id="21" name="image25.png"/>
            <a:graphic>
              <a:graphicData uri="http://schemas.openxmlformats.org/drawingml/2006/picture">
                <pic:pic>
                  <pic:nvPicPr>
                    <pic:cNvPr id="0" name="image25.png"/>
                    <pic:cNvPicPr preferRelativeResize="0"/>
                  </pic:nvPicPr>
                  <pic:blipFill>
                    <a:blip r:embed="rId65"/>
                    <a:srcRect b="0" l="0" r="0" t="0"/>
                    <a:stretch>
                      <a:fillRect/>
                    </a:stretch>
                  </pic:blipFill>
                  <pic:spPr>
                    <a:xfrm>
                      <a:off x="0" y="0"/>
                      <a:ext cx="2377440" cy="1828800"/>
                    </a:xfrm>
                    <a:prstGeom prst="rect"/>
                    <a:ln/>
                  </pic:spPr>
                </pic:pic>
              </a:graphicData>
            </a:graphic>
          </wp:inline>
        </w:drawing>
      </w:r>
      <w:r w:rsidDel="00000000" w:rsidR="00000000" w:rsidRPr="00000000">
        <w:rPr/>
        <w:drawing>
          <wp:inline distB="114300" distT="114300" distL="114300" distR="114300">
            <wp:extent cx="2377440" cy="1828800"/>
            <wp:effectExtent b="0" l="0" r="0" t="0"/>
            <wp:docPr id="31" name="image35.png"/>
            <a:graphic>
              <a:graphicData uri="http://schemas.openxmlformats.org/drawingml/2006/picture">
                <pic:pic>
                  <pic:nvPicPr>
                    <pic:cNvPr id="0" name="image35.png"/>
                    <pic:cNvPicPr preferRelativeResize="0"/>
                  </pic:nvPicPr>
                  <pic:blipFill>
                    <a:blip r:embed="rId66"/>
                    <a:srcRect b="0" l="0" r="0" t="0"/>
                    <a:stretch>
                      <a:fillRect/>
                    </a:stretch>
                  </pic:blipFill>
                  <pic:spPr>
                    <a:xfrm>
                      <a:off x="0" y="0"/>
                      <a:ext cx="2377440" cy="1828800"/>
                    </a:xfrm>
                    <a:prstGeom prst="rect"/>
                    <a:ln/>
                  </pic:spPr>
                </pic:pic>
              </a:graphicData>
            </a:graphic>
          </wp:inline>
        </w:drawing>
      </w:r>
      <w:r w:rsidDel="00000000" w:rsidR="00000000" w:rsidRPr="00000000">
        <w:rPr/>
        <w:drawing>
          <wp:inline distB="114300" distT="114300" distL="114300" distR="114300">
            <wp:extent cx="2377440" cy="1828800"/>
            <wp:effectExtent b="0" l="0" r="0" t="0"/>
            <wp:docPr id="16" name="image10.png"/>
            <a:graphic>
              <a:graphicData uri="http://schemas.openxmlformats.org/drawingml/2006/picture">
                <pic:pic>
                  <pic:nvPicPr>
                    <pic:cNvPr id="0" name="image10.png"/>
                    <pic:cNvPicPr preferRelativeResize="0"/>
                  </pic:nvPicPr>
                  <pic:blipFill>
                    <a:blip r:embed="rId67"/>
                    <a:srcRect b="0" l="0" r="0" t="0"/>
                    <a:stretch>
                      <a:fillRect/>
                    </a:stretch>
                  </pic:blipFill>
                  <pic:spPr>
                    <a:xfrm>
                      <a:off x="0" y="0"/>
                      <a:ext cx="2377440" cy="1828800"/>
                    </a:xfrm>
                    <a:prstGeom prst="rect"/>
                    <a:ln/>
                  </pic:spPr>
                </pic:pic>
              </a:graphicData>
            </a:graphic>
          </wp:inline>
        </w:drawing>
      </w:r>
      <w:r w:rsidDel="00000000" w:rsidR="00000000" w:rsidRPr="00000000">
        <w:rPr/>
        <w:drawing>
          <wp:inline distB="114300" distT="114300" distL="114300" distR="114300">
            <wp:extent cx="2377440" cy="1828800"/>
            <wp:effectExtent b="0" l="0" r="0" t="0"/>
            <wp:docPr id="30" name="image34.png"/>
            <a:graphic>
              <a:graphicData uri="http://schemas.openxmlformats.org/drawingml/2006/picture">
                <pic:pic>
                  <pic:nvPicPr>
                    <pic:cNvPr id="0" name="image34.png"/>
                    <pic:cNvPicPr preferRelativeResize="0"/>
                  </pic:nvPicPr>
                  <pic:blipFill>
                    <a:blip r:embed="rId68"/>
                    <a:srcRect b="0" l="0" r="0" t="0"/>
                    <a:stretch>
                      <a:fillRect/>
                    </a:stretch>
                  </pic:blipFill>
                  <pic:spPr>
                    <a:xfrm>
                      <a:off x="0" y="0"/>
                      <a:ext cx="2377440" cy="1828800"/>
                    </a:xfrm>
                    <a:prstGeom prst="rect"/>
                    <a:ln/>
                  </pic:spPr>
                </pic:pic>
              </a:graphicData>
            </a:graphic>
          </wp:inline>
        </w:drawing>
      </w:r>
      <w:r w:rsidDel="00000000" w:rsidR="00000000" w:rsidRPr="00000000">
        <w:rPr/>
        <w:drawing>
          <wp:inline distB="114300" distT="114300" distL="114300" distR="114300">
            <wp:extent cx="2377440" cy="1828800"/>
            <wp:effectExtent b="0" l="0" r="0" t="0"/>
            <wp:docPr id="18" name="image12.png"/>
            <a:graphic>
              <a:graphicData uri="http://schemas.openxmlformats.org/drawingml/2006/picture">
                <pic:pic>
                  <pic:nvPicPr>
                    <pic:cNvPr id="0" name="image12.png"/>
                    <pic:cNvPicPr preferRelativeResize="0"/>
                  </pic:nvPicPr>
                  <pic:blipFill>
                    <a:blip r:embed="rId69"/>
                    <a:srcRect b="0" l="0" r="0" t="0"/>
                    <a:stretch>
                      <a:fillRect/>
                    </a:stretch>
                  </pic:blipFill>
                  <pic:spPr>
                    <a:xfrm>
                      <a:off x="0" y="0"/>
                      <a:ext cx="2377440" cy="1828800"/>
                    </a:xfrm>
                    <a:prstGeom prst="rect"/>
                    <a:ln/>
                  </pic:spPr>
                </pic:pic>
              </a:graphicData>
            </a:graphic>
          </wp:inline>
        </w:drawing>
      </w:r>
      <w:r w:rsidDel="00000000" w:rsidR="00000000" w:rsidRPr="00000000">
        <w:rPr/>
        <w:drawing>
          <wp:inline distB="114300" distT="114300" distL="114300" distR="114300">
            <wp:extent cx="2377440" cy="1828800"/>
            <wp:effectExtent b="0" l="0" r="0" t="0"/>
            <wp:docPr id="27" name="image26.png"/>
            <a:graphic>
              <a:graphicData uri="http://schemas.openxmlformats.org/drawingml/2006/picture">
                <pic:pic>
                  <pic:nvPicPr>
                    <pic:cNvPr id="0" name="image26.png"/>
                    <pic:cNvPicPr preferRelativeResize="0"/>
                  </pic:nvPicPr>
                  <pic:blipFill>
                    <a:blip r:embed="rId70"/>
                    <a:srcRect b="0" l="0" r="0" t="0"/>
                    <a:stretch>
                      <a:fillRect/>
                    </a:stretch>
                  </pic:blipFill>
                  <pic:spPr>
                    <a:xfrm>
                      <a:off x="0" y="0"/>
                      <a:ext cx="2377440" cy="1828800"/>
                    </a:xfrm>
                    <a:prstGeom prst="rect"/>
                    <a:ln/>
                  </pic:spPr>
                </pic:pic>
              </a:graphicData>
            </a:graphic>
          </wp:inline>
        </w:drawing>
      </w:r>
      <w:r w:rsidDel="00000000" w:rsidR="00000000" w:rsidRPr="00000000">
        <w:br w:type="page"/>
      </w:r>
      <w:r w:rsidDel="00000000" w:rsidR="00000000" w:rsidRPr="00000000">
        <w:rPr>
          <w:rtl w:val="0"/>
        </w:rPr>
      </w:r>
    </w:p>
    <w:bookmarkStart w:colFirst="0" w:colLast="0" w:name="5sgit0hvb0nd" w:id="39"/>
    <w:bookmarkEnd w:id="39"/>
    <w:p w:rsidR="00000000" w:rsidDel="00000000" w:rsidP="00000000" w:rsidRDefault="00000000" w:rsidRPr="00000000" w14:paraId="0000027F">
      <w:pPr>
        <w:pStyle w:val="Heading1"/>
        <w:ind w:right="900"/>
        <w:rPr/>
      </w:pPr>
      <w:bookmarkStart w:colFirst="0" w:colLast="0" w:name="_hz4sg8g5kwyt" w:id="40"/>
      <w:bookmarkEnd w:id="40"/>
      <w:r w:rsidDel="00000000" w:rsidR="00000000" w:rsidRPr="00000000">
        <w:rPr>
          <w:rtl w:val="0"/>
        </w:rPr>
        <w:t xml:space="preserve">Differential barcode counts</w:t>
      </w:r>
    </w:p>
    <w:p w:rsidR="00000000" w:rsidDel="00000000" w:rsidP="00000000" w:rsidRDefault="00000000" w:rsidRPr="00000000" w14:paraId="00000280">
      <w:pPr>
        <w:numPr>
          <w:ilvl w:val="0"/>
          <w:numId w:val="20"/>
        </w:numPr>
        <w:ind w:left="720" w:right="900" w:hanging="360"/>
        <w:rPr>
          <w:sz w:val="20"/>
          <w:szCs w:val="20"/>
        </w:rPr>
      </w:pPr>
      <w:r w:rsidDel="00000000" w:rsidR="00000000" w:rsidRPr="00000000">
        <w:rPr>
          <w:sz w:val="20"/>
          <w:szCs w:val="20"/>
          <w:rtl w:val="0"/>
        </w:rPr>
        <w:t xml:space="preserve">Averaging the controls and calculating the ratio for each count</w:t>
      </w:r>
    </w:p>
    <w:p w:rsidR="00000000" w:rsidDel="00000000" w:rsidP="00000000" w:rsidRDefault="00000000" w:rsidRPr="00000000" w14:paraId="00000281">
      <w:pPr>
        <w:ind w:right="900"/>
        <w:rPr>
          <w:sz w:val="20"/>
          <w:szCs w:val="20"/>
        </w:rPr>
      </w:pPr>
      <w:r w:rsidDel="00000000" w:rsidR="00000000" w:rsidRPr="00000000">
        <w:rPr>
          <w:rFonts w:ascii="Arial Unicode MS" w:cs="Arial Unicode MS" w:eastAsia="Arial Unicode MS" w:hAnsi="Arial Unicode MS"/>
          <w:sz w:val="20"/>
          <w:szCs w:val="20"/>
          <w:rtl w:val="0"/>
        </w:rPr>
        <w:t xml:space="preserve">→ See the averaged counts, fold changes and correlations in folder </w:t>
      </w:r>
      <w:hyperlink r:id="rId71">
        <w:r w:rsidDel="00000000" w:rsidR="00000000" w:rsidRPr="00000000">
          <w:rPr>
            <w:color w:val="1155cc"/>
            <w:sz w:val="20"/>
            <w:szCs w:val="20"/>
            <w:u w:val="single"/>
            <w:rtl w:val="0"/>
          </w:rPr>
          <w:t xml:space="preserve">averaged_replicates</w:t>
        </w:r>
      </w:hyperlink>
      <w:r w:rsidDel="00000000" w:rsidR="00000000" w:rsidRPr="00000000">
        <w:rPr>
          <w:rtl w:val="0"/>
        </w:rPr>
      </w:r>
    </w:p>
    <w:p w:rsidR="00000000" w:rsidDel="00000000" w:rsidP="00000000" w:rsidRDefault="00000000" w:rsidRPr="00000000" w14:paraId="00000282">
      <w:pPr>
        <w:ind w:right="900"/>
        <w:rPr/>
      </w:pPr>
      <w:r w:rsidDel="00000000" w:rsidR="00000000" w:rsidRPr="00000000">
        <w:rPr>
          <w:rtl w:val="0"/>
        </w:rPr>
      </w:r>
    </w:p>
    <w:p w:rsidR="00000000" w:rsidDel="00000000" w:rsidP="00000000" w:rsidRDefault="00000000" w:rsidRPr="00000000" w14:paraId="00000283">
      <w:pPr>
        <w:numPr>
          <w:ilvl w:val="0"/>
          <w:numId w:val="7"/>
        </w:numPr>
        <w:ind w:left="720" w:right="900" w:hanging="360"/>
        <w:rPr>
          <w:u w:val="none"/>
        </w:rPr>
      </w:pPr>
      <w:r w:rsidDel="00000000" w:rsidR="00000000" w:rsidRPr="00000000">
        <w:rPr>
          <w:rtl w:val="0"/>
        </w:rPr>
        <w:t xml:space="preserve">Use DESeq2</w:t>
      </w:r>
    </w:p>
    <w:p w:rsidR="00000000" w:rsidDel="00000000" w:rsidP="00000000" w:rsidRDefault="00000000" w:rsidRPr="00000000" w14:paraId="00000284">
      <w:pPr>
        <w:ind w:right="900"/>
        <w:rPr/>
      </w:pPr>
      <w:hyperlink r:id="rId72">
        <w:r w:rsidDel="00000000" w:rsidR="00000000" w:rsidRPr="00000000">
          <w:rPr>
            <w:color w:val="1155cc"/>
            <w:u w:val="single"/>
            <w:rtl w:val="0"/>
          </w:rPr>
          <w:t xml:space="preserve">http://bioconductor.org/packages/devel/bioc/vignettes/DESeq2/inst/doc/DESeq2.html</w:t>
        </w:r>
      </w:hyperlink>
      <w:r w:rsidDel="00000000" w:rsidR="00000000" w:rsidRPr="00000000">
        <w:rPr>
          <w:rtl w:val="0"/>
        </w:rPr>
      </w:r>
    </w:p>
    <w:p w:rsidR="00000000" w:rsidDel="00000000" w:rsidP="00000000" w:rsidRDefault="00000000" w:rsidRPr="00000000" w14:paraId="00000285">
      <w:pPr>
        <w:ind w:right="900"/>
        <w:rPr>
          <w:color w:val="333333"/>
          <w:sz w:val="21"/>
          <w:szCs w:val="21"/>
          <w:highlight w:val="white"/>
        </w:rPr>
      </w:pPr>
      <w:r w:rsidDel="00000000" w:rsidR="00000000" w:rsidRPr="00000000">
        <w:rPr>
          <w:rtl w:val="0"/>
        </w:rPr>
        <w:t xml:space="preserve">[...] </w:t>
      </w:r>
      <w:r w:rsidDel="00000000" w:rsidR="00000000" w:rsidRPr="00000000">
        <w:rPr>
          <w:color w:val="333333"/>
          <w:sz w:val="21"/>
          <w:szCs w:val="21"/>
          <w:highlight w:val="white"/>
          <w:rtl w:val="0"/>
        </w:rPr>
        <w:t xml:space="preserve">An important analysis question is the quantification and statistical inference of systematic changes between conditions, as compared to within-condition variability. The package DESeq2 provides methods to test for differential expression by use of negative binomial generalized linear models; the estimates of dispersion and logarithmic fold changes incorporate data-driven prior distributions. </w:t>
      </w:r>
    </w:p>
    <w:p w:rsidR="00000000" w:rsidDel="00000000" w:rsidP="00000000" w:rsidRDefault="00000000" w:rsidRPr="00000000" w14:paraId="00000286">
      <w:pPr>
        <w:ind w:right="900"/>
        <w:rPr/>
      </w:pPr>
      <w:r w:rsidDel="00000000" w:rsidR="00000000" w:rsidRPr="00000000">
        <w:rPr>
          <w:rtl w:val="0"/>
        </w:rPr>
      </w:r>
    </w:p>
    <w:p w:rsidR="00000000" w:rsidDel="00000000" w:rsidP="00000000" w:rsidRDefault="00000000" w:rsidRPr="00000000" w14:paraId="00000287">
      <w:pPr>
        <w:ind w:right="900"/>
        <w:rPr/>
      </w:pPr>
      <w:r w:rsidDel="00000000" w:rsidR="00000000" w:rsidRPr="00000000">
        <w:rPr>
          <w:rFonts w:ascii="Arial Unicode MS" w:cs="Arial Unicode MS" w:eastAsia="Arial Unicode MS" w:hAnsi="Arial Unicode MS"/>
          <w:rtl w:val="0"/>
        </w:rPr>
        <w:t xml:space="preserve">→ input data should be un-normalized counts</w:t>
      </w:r>
    </w:p>
    <w:p w:rsidR="00000000" w:rsidDel="00000000" w:rsidP="00000000" w:rsidRDefault="00000000" w:rsidRPr="00000000" w14:paraId="00000288">
      <w:pPr>
        <w:ind w:right="900"/>
        <w:rPr/>
      </w:pPr>
      <w:hyperlink r:id="rId73">
        <w:r w:rsidDel="00000000" w:rsidR="00000000" w:rsidRPr="00000000">
          <w:rPr>
            <w:color w:val="1155cc"/>
            <w:u w:val="single"/>
            <w:rtl w:val="0"/>
          </w:rPr>
          <w:t xml:space="preserve">http://bioconductor.org/packages/devel/bioc/vignettes/DESeq2/inst/doc/DESeq2.html#why-un-normalized-counts</w:t>
        </w:r>
      </w:hyperlink>
      <w:r w:rsidDel="00000000" w:rsidR="00000000" w:rsidRPr="00000000">
        <w:rPr>
          <w:rtl w:val="0"/>
        </w:rPr>
      </w:r>
    </w:p>
    <w:p w:rsidR="00000000" w:rsidDel="00000000" w:rsidP="00000000" w:rsidRDefault="00000000" w:rsidRPr="00000000" w14:paraId="00000289">
      <w:pPr>
        <w:ind w:right="900"/>
        <w:rPr>
          <w:b w:val="1"/>
          <w:bCs w:val="1"/>
          <w:color w:val="333333"/>
          <w:sz w:val="21"/>
          <w:szCs w:val="21"/>
          <w:highlight w:val="yellow"/>
        </w:rPr>
      </w:pPr>
      <w:r w:rsidDel="00000000" w:rsidR="00000000" w:rsidRPr="00000000">
        <w:rPr>
          <w:b w:val="1"/>
          <w:bCs w:val="1"/>
          <w:color w:val="333333"/>
          <w:sz w:val="21"/>
          <w:szCs w:val="21"/>
          <w:highlight w:val="yellow"/>
          <w:rtl w:val="0"/>
        </w:rPr>
        <w:t xml:space="preserve">The DESeq2 model internally corrects for library size, so transformed or normalized values such as counts scaled by library size should not be used as input.</w:t>
      </w:r>
    </w:p>
    <w:p w:rsidR="00000000" w:rsidDel="00000000" w:rsidP="00000000" w:rsidRDefault="00000000" w:rsidRPr="00000000" w14:paraId="0000028A">
      <w:pPr>
        <w:ind w:right="900"/>
        <w:rPr>
          <w:b w:val="1"/>
          <w:bCs w:val="1"/>
          <w:color w:val="333333"/>
          <w:sz w:val="21"/>
          <w:szCs w:val="21"/>
          <w:highlight w:val="yellow"/>
        </w:rPr>
      </w:pPr>
      <w:r w:rsidDel="00000000" w:rsidR="00000000" w:rsidRPr="00000000">
        <w:rPr>
          <w:rtl w:val="0"/>
        </w:rPr>
      </w:r>
    </w:p>
    <w:p w:rsidR="00000000" w:rsidDel="00000000" w:rsidP="00000000" w:rsidRDefault="00000000" w:rsidRPr="00000000" w14:paraId="0000028B">
      <w:pPr>
        <w:ind w:right="900"/>
        <w:rPr>
          <w:b w:val="1"/>
          <w:bCs w:val="1"/>
          <w:color w:val="333333"/>
          <w:sz w:val="21"/>
          <w:szCs w:val="21"/>
          <w:highlight w:val="yellow"/>
        </w:rPr>
      </w:pPr>
      <w:hyperlink r:id="rId74">
        <w:r w:rsidDel="00000000" w:rsidR="00000000" w:rsidRPr="00000000">
          <w:rPr>
            <w:b w:val="1"/>
            <w:bCs w:val="1"/>
            <w:color w:val="1155cc"/>
            <w:sz w:val="21"/>
            <w:szCs w:val="21"/>
            <w:highlight w:val="yellow"/>
            <w:u w:val="single"/>
            <w:rtl w:val="0"/>
          </w:rPr>
          <w:t xml:space="preserve">https://www.youtube.com/watch?v=0b24mpzM_5M</w:t>
        </w:r>
      </w:hyperlink>
      <w:r w:rsidDel="00000000" w:rsidR="00000000" w:rsidRPr="00000000">
        <w:rPr>
          <w:rtl w:val="0"/>
        </w:rPr>
      </w:r>
    </w:p>
    <w:p w:rsidR="00000000" w:rsidDel="00000000" w:rsidP="00000000" w:rsidRDefault="00000000" w:rsidRPr="00000000" w14:paraId="0000028C">
      <w:pPr>
        <w:ind w:right="900"/>
        <w:rPr>
          <w:b w:val="1"/>
          <w:bCs w:val="1"/>
          <w:color w:val="333333"/>
          <w:sz w:val="21"/>
          <w:szCs w:val="21"/>
          <w:highlight w:val="yellow"/>
        </w:rPr>
      </w:pPr>
      <w:r w:rsidDel="00000000" w:rsidR="00000000" w:rsidRPr="00000000">
        <w:rPr>
          <w:rtl w:val="0"/>
        </w:rPr>
      </w:r>
    </w:p>
    <w:p w:rsidR="00000000" w:rsidDel="00000000" w:rsidP="00000000" w:rsidRDefault="00000000" w:rsidRPr="00000000" w14:paraId="0000028D">
      <w:pPr>
        <w:numPr>
          <w:ilvl w:val="0"/>
          <w:numId w:val="13"/>
        </w:numPr>
        <w:ind w:left="720" w:right="900" w:hanging="360"/>
        <w:rPr>
          <w:b w:val="1"/>
          <w:bCs w:val="1"/>
          <w:color w:val="333333"/>
          <w:sz w:val="21"/>
          <w:szCs w:val="21"/>
          <w:highlight w:val="yellow"/>
          <w:u w:val="none"/>
        </w:rPr>
      </w:pPr>
      <w:r w:rsidDel="00000000" w:rsidR="00000000" w:rsidRPr="00000000">
        <w:rPr>
          <w:b w:val="1"/>
          <w:bCs w:val="1"/>
          <w:color w:val="333333"/>
          <w:sz w:val="21"/>
          <w:szCs w:val="21"/>
          <w:highlight w:val="yellow"/>
          <w:rtl w:val="0"/>
        </w:rPr>
        <w:t xml:space="preserve">check if the assumptions () made on genes for DESeq2 still hold for barcodes data</w:t>
      </w:r>
    </w:p>
    <w:p w:rsidR="00000000" w:rsidDel="00000000" w:rsidP="00000000" w:rsidRDefault="00000000" w:rsidRPr="00000000" w14:paraId="0000028E">
      <w:pPr>
        <w:ind w:right="900"/>
        <w:rPr/>
      </w:pPr>
      <w:r w:rsidDel="00000000" w:rsidR="00000000" w:rsidRPr="00000000">
        <w:rPr>
          <w:rtl w:val="0"/>
        </w:rPr>
      </w:r>
    </w:p>
    <w:p w:rsidR="00000000" w:rsidDel="00000000" w:rsidP="00000000" w:rsidRDefault="00000000" w:rsidRPr="00000000" w14:paraId="0000028F">
      <w:pPr>
        <w:numPr>
          <w:ilvl w:val="0"/>
          <w:numId w:val="4"/>
        </w:numPr>
        <w:ind w:left="720" w:right="900" w:hanging="360"/>
        <w:rPr>
          <w:u w:val="none"/>
        </w:rPr>
      </w:pPr>
      <w:r w:rsidDel="00000000" w:rsidR="00000000" w:rsidRPr="00000000">
        <w:rPr>
          <w:rtl w:val="0"/>
        </w:rPr>
        <w:t xml:space="preserve">Plot total number of barcodes in each condition… Do we have much less barcodes in treated vs untreated?</w:t>
      </w:r>
    </w:p>
    <w:p w:rsidR="00000000" w:rsidDel="00000000" w:rsidP="00000000" w:rsidRDefault="00000000" w:rsidRPr="00000000" w14:paraId="00000290">
      <w:pPr>
        <w:ind w:right="900"/>
        <w:rPr/>
      </w:pPr>
      <w:r w:rsidDel="00000000" w:rsidR="00000000" w:rsidRPr="00000000">
        <w:rPr>
          <w:rtl w:val="0"/>
        </w:rPr>
      </w:r>
    </w:p>
    <w:p w:rsidR="00000000" w:rsidDel="00000000" w:rsidP="00000000" w:rsidRDefault="00000000" w:rsidRPr="00000000" w14:paraId="00000291">
      <w:pPr>
        <w:ind w:right="900"/>
        <w:rPr/>
      </w:pPr>
      <w:r w:rsidDel="00000000" w:rsidR="00000000" w:rsidRPr="00000000">
        <w:rPr>
          <w:rFonts w:ascii="Arial Unicode MS" w:cs="Arial Unicode MS" w:eastAsia="Arial Unicode MS" w:hAnsi="Arial Unicode MS"/>
          <w:rtl w:val="0"/>
        </w:rPr>
        <w:t xml:space="preserve">→ check total numbers of barcodes per condition here : </w:t>
      </w:r>
      <w:hyperlink r:id="rId75">
        <w:r w:rsidDel="00000000" w:rsidR="00000000" w:rsidRPr="00000000">
          <w:rPr>
            <w:color w:val="1155cc"/>
            <w:u w:val="single"/>
            <w:rtl w:val="0"/>
          </w:rPr>
          <w:t xml:space="preserve">https://drive.google.com/drive/folders/1Ul5iy4SwtuHgaGpLadt2zkXoHRGITHo3?usp=sharing</w:t>
        </w:r>
      </w:hyperlink>
      <w:r w:rsidDel="00000000" w:rsidR="00000000" w:rsidRPr="00000000">
        <w:rPr>
          <w:rtl w:val="0"/>
        </w:rPr>
      </w:r>
    </w:p>
    <w:p w:rsidR="00000000" w:rsidDel="00000000" w:rsidP="00000000" w:rsidRDefault="00000000" w:rsidRPr="00000000" w14:paraId="00000292">
      <w:pPr>
        <w:ind w:right="900"/>
        <w:rPr/>
      </w:pPr>
      <w:r w:rsidDel="00000000" w:rsidR="00000000" w:rsidRPr="00000000">
        <w:rPr>
          <w:rtl w:val="0"/>
        </w:rPr>
      </w:r>
    </w:p>
    <w:p w:rsidR="00000000" w:rsidDel="00000000" w:rsidP="00000000" w:rsidRDefault="00000000" w:rsidRPr="00000000" w14:paraId="00000293">
      <w:pPr>
        <w:ind w:right="900"/>
        <w:rPr/>
      </w:pPr>
      <w:r w:rsidDel="00000000" w:rsidR="00000000" w:rsidRPr="00000000">
        <w:rPr>
          <w:rFonts w:ascii="Arial Unicode MS" w:cs="Arial Unicode MS" w:eastAsia="Arial Unicode MS" w:hAnsi="Arial Unicode MS"/>
          <w:rtl w:val="0"/>
        </w:rPr>
        <w:t xml:space="preserve">Comment sont considérés les 0 et NaN dans la corrélation? → ils sont ignorés</w:t>
      </w:r>
    </w:p>
    <w:p w:rsidR="00000000" w:rsidDel="00000000" w:rsidP="00000000" w:rsidRDefault="00000000" w:rsidRPr="00000000" w14:paraId="00000294">
      <w:pPr>
        <w:ind w:right="900"/>
        <w:rPr/>
      </w:pPr>
      <w:hyperlink r:id="rId76">
        <w:r w:rsidDel="00000000" w:rsidR="00000000" w:rsidRPr="00000000">
          <w:rPr>
            <w:color w:val="1155cc"/>
            <w:u w:val="single"/>
            <w:rtl w:val="0"/>
          </w:rPr>
          <w:t xml:space="preserve">https://pandas.pydata.org/docs/reference/api/pandas.DataFrame.corr.html</w:t>
        </w:r>
      </w:hyperlink>
      <w:r w:rsidDel="00000000" w:rsidR="00000000" w:rsidRPr="00000000">
        <w:rPr>
          <w:rtl w:val="0"/>
        </w:rPr>
      </w:r>
    </w:p>
    <w:p w:rsidR="00000000" w:rsidDel="00000000" w:rsidP="00000000" w:rsidRDefault="00000000" w:rsidRPr="00000000" w14:paraId="00000295">
      <w:pPr>
        <w:ind w:right="900"/>
        <w:rPr/>
      </w:pPr>
      <w:r w:rsidDel="00000000" w:rsidR="00000000" w:rsidRPr="00000000">
        <w:rPr>
          <w:rtl w:val="0"/>
        </w:rPr>
      </w:r>
    </w:p>
    <w:p w:rsidR="00000000" w:rsidDel="00000000" w:rsidP="00000000" w:rsidRDefault="00000000" w:rsidRPr="00000000" w14:paraId="00000296">
      <w:pPr>
        <w:ind w:right="900"/>
        <w:rPr/>
      </w:pPr>
      <w:r w:rsidDel="00000000" w:rsidR="00000000" w:rsidRPr="00000000">
        <w:rPr>
          <w:rtl w:val="0"/>
        </w:rPr>
      </w:r>
    </w:p>
    <w:p w:rsidR="00000000" w:rsidDel="00000000" w:rsidP="00000000" w:rsidRDefault="00000000" w:rsidRPr="00000000" w14:paraId="00000297">
      <w:pPr>
        <w:ind w:right="900"/>
        <w:rPr/>
      </w:pPr>
      <w:r w:rsidDel="00000000" w:rsidR="00000000" w:rsidRPr="00000000">
        <w:rPr>
          <w:rFonts w:ascii="Arial Unicode MS" w:cs="Arial Unicode MS" w:eastAsia="Arial Unicode MS" w:hAnsi="Arial Unicode MS"/>
          <w:rtl w:val="0"/>
        </w:rPr>
        <w:t xml:space="preserve">→ Drug_signature : pour chaque condition, results deseq2, sélectionner les barcodes qui ont une pval &lt; 0.005 et qui ont Log2FC grand ou petit, de sorte à générer des signatures pour chaque drogues. GSEA avec nos propres sets/ signatures</w:t>
      </w:r>
    </w:p>
    <w:p w:rsidR="00000000" w:rsidDel="00000000" w:rsidP="00000000" w:rsidRDefault="00000000" w:rsidRPr="00000000" w14:paraId="00000298">
      <w:pPr>
        <w:ind w:right="900"/>
        <w:rPr/>
      </w:pPr>
      <w:r w:rsidDel="00000000" w:rsidR="00000000" w:rsidRPr="00000000">
        <w:rPr>
          <w:rtl w:val="0"/>
        </w:rPr>
      </w:r>
    </w:p>
    <w:p w:rsidR="00000000" w:rsidDel="00000000" w:rsidP="00000000" w:rsidRDefault="00000000" w:rsidRPr="00000000" w14:paraId="00000299">
      <w:pPr>
        <w:ind w:right="900"/>
        <w:rPr/>
      </w:pPr>
      <w:r w:rsidDel="00000000" w:rsidR="00000000" w:rsidRPr="00000000">
        <w:rPr>
          <w:rFonts w:ascii="Arial Unicode MS" w:cs="Arial Unicode MS" w:eastAsia="Arial Unicode MS" w:hAnsi="Arial Unicode MS"/>
          <w:rtl w:val="0"/>
        </w:rPr>
        <w:t xml:space="preserve">→ relancer le clustering sur les barcodes filtrés par pval</w:t>
      </w:r>
      <w:r w:rsidDel="00000000" w:rsidR="00000000" w:rsidRPr="00000000">
        <w:rPr>
          <w:rtl w:val="0"/>
        </w:rPr>
      </w:r>
    </w:p>
    <w:p w:rsidR="00000000" w:rsidDel="00000000" w:rsidP="00000000" w:rsidRDefault="00000000" w:rsidRPr="00000000" w14:paraId="0000029A">
      <w:pPr>
        <w:pStyle w:val="Heading1"/>
        <w:ind w:right="900"/>
        <w:rPr>
          <w:b w:val="1"/>
          <w:bCs w:val="1"/>
          <w:sz w:val="24"/>
          <w:szCs w:val="24"/>
        </w:rPr>
      </w:pPr>
      <w:bookmarkStart w:colFirst="0" w:colLast="0" w:name="_dxo1d6dtmvu" w:id="41"/>
      <w:bookmarkEnd w:id="41"/>
      <w:r w:rsidDel="00000000" w:rsidR="00000000" w:rsidRPr="00000000">
        <w:br w:type="page"/>
      </w:r>
      <w:r w:rsidDel="00000000" w:rsidR="00000000" w:rsidRPr="00000000">
        <w:rPr>
          <w:rtl w:val="0"/>
        </w:rPr>
      </w:r>
    </w:p>
    <w:p w:rsidR="00000000" w:rsidDel="00000000" w:rsidP="00000000" w:rsidRDefault="00000000" w:rsidRPr="00000000" w14:paraId="0000029B">
      <w:pPr>
        <w:pStyle w:val="Heading1"/>
        <w:ind w:right="900"/>
        <w:rPr>
          <w:b w:val="1"/>
          <w:bCs w:val="1"/>
          <w:sz w:val="24"/>
          <w:szCs w:val="24"/>
        </w:rPr>
      </w:pPr>
      <w:bookmarkStart w:colFirst="0" w:colLast="0" w:name="_q7ty72cdmdri" w:id="42"/>
      <w:bookmarkEnd w:id="42"/>
      <w:r w:rsidDel="00000000" w:rsidR="00000000" w:rsidRPr="00000000">
        <w:rPr>
          <w:b w:val="1"/>
          <w:bCs w:val="1"/>
          <w:sz w:val="24"/>
          <w:szCs w:val="24"/>
          <w:rtl w:val="0"/>
        </w:rPr>
        <w:t xml:space="preserve">Luca’s comments, 02/05/22</w:t>
      </w:r>
    </w:p>
    <w:p w:rsidR="00000000" w:rsidDel="00000000" w:rsidP="00000000" w:rsidRDefault="00000000" w:rsidRPr="00000000" w14:paraId="0000029C">
      <w:pPr>
        <w:jc w:val="both"/>
        <w:rPr>
          <w:color w:val="9900ff"/>
        </w:rPr>
      </w:pPr>
      <w:r w:rsidDel="00000000" w:rsidR="00000000" w:rsidRPr="00000000">
        <w:rPr>
          <w:color w:val="9900ff"/>
          <w:rtl w:val="0"/>
        </w:rPr>
        <w:t xml:space="preserve">Hi Nina,</w:t>
      </w:r>
    </w:p>
    <w:p w:rsidR="00000000" w:rsidDel="00000000" w:rsidP="00000000" w:rsidRDefault="00000000" w:rsidRPr="00000000" w14:paraId="0000029D">
      <w:pPr>
        <w:jc w:val="both"/>
        <w:rPr>
          <w:color w:val="9900ff"/>
        </w:rPr>
      </w:pPr>
      <w:r w:rsidDel="00000000" w:rsidR="00000000" w:rsidRPr="00000000">
        <w:rPr>
          <w:color w:val="9900ff"/>
          <w:rtl w:val="0"/>
        </w:rPr>
        <w:t xml:space="preserve">Sorry for the late reply, but I wanted to play around with the numbers and, for some reasons, I struggled a lot with excel (finally I had to replace dots with commas to use the if function). I'm still thinking of a way to take into account the replicates (and focus on barcodes behaving similarly) and I wanted to combine the "fold changes" and "filtered reads" files. I noticed that reads in "filtered reads" are not normalized, do you remember whether you used normalized reads to generate the "fold changes" file? I selected a few conditions (from one experiment) for a test (osimertinib, trametinib, pemetrexed, vorinostat and sodium phenylbutyrate). I tried to sort reads that were &gt;2 fold enriched in all four replicates and, out of the 10481 barcodes, I found 669 for osimertinib, 798 for trametinib, 1046 for pemetrexed, but only 38 for vorinostat and 81 for sodium phenylbutyrate (these last two compounds are supposed to function through a similar mechanism). However, when I calculated the correlations, I found that the four vorinostat replicates were as close (between 0.799 and 0.765) as the four pemetrexed replicates (between 0.8006 and 0.7767), which doesn't look very consistent (only 0.36% of the barcodes were enriched at least 2 fold in the four vorinostat replicates, yet the correlation is almost 0.8). When you have some time, maybe we can discuss.</w:t>
      </w:r>
    </w:p>
    <w:p w:rsidR="00000000" w:rsidDel="00000000" w:rsidP="00000000" w:rsidRDefault="00000000" w:rsidRPr="00000000" w14:paraId="0000029E">
      <w:pPr>
        <w:jc w:val="both"/>
        <w:rPr>
          <w:color w:val="9900ff"/>
        </w:rPr>
      </w:pPr>
      <w:r w:rsidDel="00000000" w:rsidR="00000000" w:rsidRPr="00000000">
        <w:rPr>
          <w:color w:val="9900ff"/>
          <w:rtl w:val="0"/>
        </w:rPr>
        <w:t xml:space="preserve">Thanks,</w:t>
      </w:r>
    </w:p>
    <w:p w:rsidR="00000000" w:rsidDel="00000000" w:rsidP="00000000" w:rsidRDefault="00000000" w:rsidRPr="00000000" w14:paraId="0000029F">
      <w:pPr>
        <w:jc w:val="both"/>
        <w:rPr>
          <w:color w:val="9900ff"/>
        </w:rPr>
      </w:pPr>
      <w:r w:rsidDel="00000000" w:rsidR="00000000" w:rsidRPr="00000000">
        <w:rPr>
          <w:color w:val="9900ff"/>
          <w:rtl w:val="0"/>
        </w:rPr>
        <w:t xml:space="preserve">Luca</w:t>
      </w:r>
    </w:p>
    <w:p w:rsidR="00000000" w:rsidDel="00000000" w:rsidP="00000000" w:rsidRDefault="00000000" w:rsidRPr="00000000" w14:paraId="000002A0">
      <w:pPr>
        <w:jc w:val="both"/>
        <w:rPr>
          <w:color w:val="9900ff"/>
        </w:rPr>
      </w:pPr>
      <w:r w:rsidDel="00000000" w:rsidR="00000000" w:rsidRPr="00000000">
        <w:rPr>
          <w:color w:val="9900ff"/>
          <w:rtl w:val="0"/>
        </w:rPr>
        <w:t xml:space="preserve">PS The correlations between vorinostat and sodium phenylbutyrate were not too bad (between 0.6546 and 0.5777), higher compared to those with the other samples.</w:t>
      </w:r>
    </w:p>
    <w:p w:rsidR="00000000" w:rsidDel="00000000" w:rsidP="00000000" w:rsidRDefault="00000000" w:rsidRPr="00000000" w14:paraId="000002A1">
      <w:pPr>
        <w:jc w:val="both"/>
        <w:rPr>
          <w:color w:val="9900ff"/>
        </w:rPr>
      </w:pPr>
      <w:r w:rsidDel="00000000" w:rsidR="00000000" w:rsidRPr="00000000">
        <w:rPr>
          <w:color w:val="9900ff"/>
          <w:rtl w:val="0"/>
        </w:rPr>
        <w:t xml:space="preserve">PPS I had to replace nan with 0</w:t>
      </w:r>
      <w:r w:rsidDel="00000000" w:rsidR="00000000" w:rsidRPr="00000000">
        <w:br w:type="page"/>
      </w:r>
      <w:r w:rsidDel="00000000" w:rsidR="00000000" w:rsidRPr="00000000">
        <w:rPr>
          <w:rtl w:val="0"/>
        </w:rPr>
      </w:r>
    </w:p>
    <w:p w:rsidR="00000000" w:rsidDel="00000000" w:rsidP="00000000" w:rsidRDefault="00000000" w:rsidRPr="00000000" w14:paraId="000002A2">
      <w:pPr>
        <w:pStyle w:val="Heading1"/>
        <w:jc w:val="both"/>
        <w:rPr>
          <w:b w:val="1"/>
          <w:bCs w:val="1"/>
          <w:sz w:val="24"/>
          <w:szCs w:val="24"/>
        </w:rPr>
      </w:pPr>
      <w:bookmarkStart w:colFirst="0" w:colLast="0" w:name="_w4joxwz0pkv4" w:id="43"/>
      <w:bookmarkEnd w:id="43"/>
      <w:r w:rsidDel="00000000" w:rsidR="00000000" w:rsidRPr="00000000">
        <w:rPr>
          <w:b w:val="1"/>
          <w:bCs w:val="1"/>
          <w:sz w:val="24"/>
          <w:szCs w:val="24"/>
          <w:rtl w:val="0"/>
        </w:rPr>
        <w:t xml:space="preserve">Luca’s comments 09/05/22</w:t>
      </w:r>
    </w:p>
    <w:p w:rsidR="00000000" w:rsidDel="00000000" w:rsidP="00000000" w:rsidRDefault="00000000" w:rsidRPr="00000000" w14:paraId="000002A3">
      <w:pPr>
        <w:jc w:val="both"/>
        <w:rPr>
          <w:color w:val="9900ff"/>
        </w:rPr>
      </w:pPr>
      <w:r w:rsidDel="00000000" w:rsidR="00000000" w:rsidRPr="00000000">
        <w:rPr>
          <w:rtl w:val="0"/>
        </w:rPr>
      </w:r>
    </w:p>
    <w:p w:rsidR="00000000" w:rsidDel="00000000" w:rsidP="00000000" w:rsidRDefault="00000000" w:rsidRPr="00000000" w14:paraId="000002A4">
      <w:pPr>
        <w:jc w:val="both"/>
        <w:rPr>
          <w:color w:val="9900ff"/>
        </w:rPr>
      </w:pPr>
      <w:r w:rsidDel="00000000" w:rsidR="00000000" w:rsidRPr="00000000">
        <w:rPr>
          <w:color w:val="9900ff"/>
          <w:rtl w:val="0"/>
        </w:rPr>
        <w:t xml:space="preserve">Hi Nina,</w:t>
      </w:r>
    </w:p>
    <w:p w:rsidR="00000000" w:rsidDel="00000000" w:rsidP="00000000" w:rsidRDefault="00000000" w:rsidRPr="00000000" w14:paraId="000002A5">
      <w:pPr>
        <w:jc w:val="both"/>
        <w:rPr>
          <w:color w:val="9900ff"/>
        </w:rPr>
      </w:pPr>
      <w:r w:rsidDel="00000000" w:rsidR="00000000" w:rsidRPr="00000000">
        <w:rPr>
          <w:color w:val="9900ff"/>
          <w:rtl w:val="0"/>
        </w:rPr>
        <w:t xml:space="preserve">I looked at the data, some seem consistent with the mechanisms, but others not really. I don't think that combining the different replicates for each drug is the way to go, we need to find a way to focus on the populations that show a predefined response and get rid of those that behave randomly. I was thinking that maybe we could select for each drug a limited number of barcodes (either a predefined number, like 10 or 5 % of the 10K, or a calculated number) to have at the same time the highest correlation among drug replicates and the lowest correlation between drug and control replicates. Then we could use the selected barcodes to compare, one to one, both ways, the different treatments  (drug 1 vs drug 2 based on the barcodes selected for drug 1; drug 2 vs drug 1 based on the barcodes selected for drug 2). Does it make sense? Do you think it would be possible? Happy to discuss whenever you are available.</w:t>
      </w:r>
    </w:p>
    <w:p w:rsidR="00000000" w:rsidDel="00000000" w:rsidP="00000000" w:rsidRDefault="00000000" w:rsidRPr="00000000" w14:paraId="000002A6">
      <w:pPr>
        <w:jc w:val="both"/>
        <w:rPr>
          <w:color w:val="9900ff"/>
        </w:rPr>
      </w:pPr>
      <w:r w:rsidDel="00000000" w:rsidR="00000000" w:rsidRPr="00000000">
        <w:br w:type="page"/>
      </w:r>
      <w:r w:rsidDel="00000000" w:rsidR="00000000" w:rsidRPr="00000000">
        <w:rPr>
          <w:rtl w:val="0"/>
        </w:rPr>
      </w:r>
    </w:p>
    <w:p w:rsidR="00000000" w:rsidDel="00000000" w:rsidP="00000000" w:rsidRDefault="00000000" w:rsidRPr="00000000" w14:paraId="000002A7">
      <w:pPr>
        <w:pStyle w:val="Heading1"/>
        <w:jc w:val="both"/>
        <w:rPr>
          <w:b w:val="1"/>
          <w:bCs w:val="1"/>
          <w:sz w:val="24"/>
          <w:szCs w:val="24"/>
        </w:rPr>
      </w:pPr>
      <w:bookmarkStart w:colFirst="0" w:colLast="0" w:name="_jn3jweq8noz9" w:id="44"/>
      <w:bookmarkEnd w:id="44"/>
      <w:r w:rsidDel="00000000" w:rsidR="00000000" w:rsidRPr="00000000">
        <w:rPr>
          <w:b w:val="1"/>
          <w:bCs w:val="1"/>
          <w:sz w:val="24"/>
          <w:szCs w:val="24"/>
          <w:rtl w:val="0"/>
        </w:rPr>
        <w:t xml:space="preserve">GSEA </w:t>
      </w:r>
    </w:p>
    <w:p w:rsidR="00000000" w:rsidDel="00000000" w:rsidP="00000000" w:rsidRDefault="00000000" w:rsidRPr="00000000" w14:paraId="000002A8">
      <w:pPr>
        <w:jc w:val="both"/>
        <w:rPr/>
      </w:pPr>
      <w:hyperlink r:id="rId77">
        <w:r w:rsidDel="00000000" w:rsidR="00000000" w:rsidRPr="00000000">
          <w:rPr>
            <w:color w:val="1155cc"/>
            <w:u w:val="single"/>
            <w:rtl w:val="0"/>
          </w:rPr>
          <w:t xml:space="preserve">https://www.gsea-msigdb.org/gsea/doc/GSEAUserGuideFrame.html?Preparing_Data_Files</w:t>
        </w:r>
      </w:hyperlink>
      <w:r w:rsidDel="00000000" w:rsidR="00000000" w:rsidRPr="00000000">
        <w:rPr>
          <w:rtl w:val="0"/>
        </w:rPr>
      </w:r>
    </w:p>
    <w:p w:rsidR="00000000" w:rsidDel="00000000" w:rsidP="00000000" w:rsidRDefault="00000000" w:rsidRPr="00000000" w14:paraId="000002A9">
      <w:pPr>
        <w:jc w:val="both"/>
        <w:rPr/>
      </w:pPr>
      <w:r w:rsidDel="00000000" w:rsidR="00000000" w:rsidRPr="00000000">
        <w:rPr>
          <w:rtl w:val="0"/>
        </w:rPr>
      </w:r>
    </w:p>
    <w:p w:rsidR="00000000" w:rsidDel="00000000" w:rsidP="00000000" w:rsidRDefault="00000000" w:rsidRPr="00000000" w14:paraId="000002AA">
      <w:pPr>
        <w:jc w:val="both"/>
        <w:rPr/>
      </w:pPr>
      <w:hyperlink r:id="rId78">
        <w:r w:rsidDel="00000000" w:rsidR="00000000" w:rsidRPr="00000000">
          <w:rPr>
            <w:color w:val="1155cc"/>
            <w:u w:val="single"/>
            <w:rtl w:val="0"/>
          </w:rPr>
          <w:t xml:space="preserve">https://software.broadinstitute.org/cancer/software/gsea/wiki/index.php/Data_formats#TXT:_Text_file_format_for_expression_dataset_.28.2A.txt.29</w:t>
        </w:r>
      </w:hyperlink>
      <w:r w:rsidDel="00000000" w:rsidR="00000000" w:rsidRPr="00000000">
        <w:rPr>
          <w:rtl w:val="0"/>
        </w:rPr>
      </w:r>
    </w:p>
    <w:p w:rsidR="00000000" w:rsidDel="00000000" w:rsidP="00000000" w:rsidRDefault="00000000" w:rsidRPr="00000000" w14:paraId="000002AB">
      <w:pPr>
        <w:jc w:val="both"/>
        <w:rPr/>
      </w:pPr>
      <w:r w:rsidDel="00000000" w:rsidR="00000000" w:rsidRPr="00000000">
        <w:rPr>
          <w:rtl w:val="0"/>
        </w:rPr>
      </w:r>
    </w:p>
    <w:p w:rsidR="00000000" w:rsidDel="00000000" w:rsidP="00000000" w:rsidRDefault="00000000" w:rsidRPr="00000000" w14:paraId="000002AC">
      <w:pPr>
        <w:jc w:val="both"/>
        <w:rPr/>
      </w:pPr>
      <w:r w:rsidDel="00000000" w:rsidR="00000000" w:rsidRPr="00000000">
        <w:rPr>
          <w:rtl w:val="0"/>
        </w:rPr>
        <w:t xml:space="preserve">Prepare your own Gene sets file :</w:t>
      </w:r>
    </w:p>
    <w:p w:rsidR="00000000" w:rsidDel="00000000" w:rsidP="00000000" w:rsidRDefault="00000000" w:rsidRPr="00000000" w14:paraId="000002AD">
      <w:pPr>
        <w:jc w:val="both"/>
        <w:rPr/>
      </w:pPr>
      <w:hyperlink r:id="rId79">
        <w:r w:rsidDel="00000000" w:rsidR="00000000" w:rsidRPr="00000000">
          <w:rPr>
            <w:color w:val="1155cc"/>
            <w:u w:val="single"/>
            <w:rtl w:val="0"/>
          </w:rPr>
          <w:t xml:space="preserve">https://software.broadinstitute.org/cancer/software/gsea/wiki/index.php/Data_formats#GMT:_Gene_Matrix_Transposed_file_format_.28.2A.gmt.29</w:t>
        </w:r>
      </w:hyperlink>
      <w:r w:rsidDel="00000000" w:rsidR="00000000" w:rsidRPr="00000000">
        <w:rPr>
          <w:rtl w:val="0"/>
        </w:rPr>
      </w:r>
    </w:p>
    <w:p w:rsidR="00000000" w:rsidDel="00000000" w:rsidP="00000000" w:rsidRDefault="00000000" w:rsidRPr="00000000" w14:paraId="000002AE">
      <w:pPr>
        <w:jc w:val="both"/>
        <w:rPr/>
      </w:pPr>
      <w:r w:rsidDel="00000000" w:rsidR="00000000" w:rsidRPr="00000000">
        <w:rPr>
          <w:rtl w:val="0"/>
        </w:rPr>
      </w:r>
    </w:p>
    <w:p w:rsidR="00000000" w:rsidDel="00000000" w:rsidP="00000000" w:rsidRDefault="00000000" w:rsidRPr="00000000" w14:paraId="000002AF">
      <w:pPr>
        <w:spacing w:after="120" w:lineRule="auto"/>
        <w:ind w:left="360" w:firstLine="0"/>
        <w:jc w:val="both"/>
        <w:rPr>
          <w:sz w:val="18"/>
          <w:szCs w:val="18"/>
        </w:rPr>
      </w:pPr>
      <w:r w:rsidDel="00000000" w:rsidR="00000000" w:rsidRPr="00000000">
        <w:rPr>
          <w:sz w:val="18"/>
          <w:szCs w:val="18"/>
          <w:rtl w:val="0"/>
        </w:rPr>
        <w:t xml:space="preserve">Permutation type. Select the type of permutation to perform in assessing the statistical significance of the </w:t>
      </w:r>
      <w:hyperlink r:id="rId80">
        <w:r w:rsidDel="00000000" w:rsidR="00000000" w:rsidRPr="00000000">
          <w:rPr>
            <w:color w:val="0000ff"/>
            <w:sz w:val="18"/>
            <w:szCs w:val="18"/>
            <w:rtl w:val="0"/>
          </w:rPr>
          <w:t xml:space="preserve">enrichment score</w:t>
        </w:r>
      </w:hyperlink>
      <w:r w:rsidDel="00000000" w:rsidR="00000000" w:rsidRPr="00000000">
        <w:rPr>
          <w:sz w:val="18"/>
          <w:szCs w:val="18"/>
          <w:rtl w:val="0"/>
        </w:rPr>
        <w:t xml:space="preserve">:</w:t>
      </w:r>
    </w:p>
    <w:p w:rsidR="00000000" w:rsidDel="00000000" w:rsidP="00000000" w:rsidRDefault="00000000" w:rsidRPr="00000000" w14:paraId="000002B0">
      <w:pPr>
        <w:spacing w:after="120" w:lineRule="auto"/>
        <w:ind w:left="720" w:firstLine="0"/>
        <w:jc w:val="both"/>
        <w:rPr>
          <w:sz w:val="18"/>
          <w:szCs w:val="18"/>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Phenotype. Random phenotypes are created by shuffling the phenotype labels on the samples. For each random phenotype, GSEA ranks the genes and calculates the enrichment score for all gene sets. These enrichment scores are used to create a null distribution from which the significance of the actual enrichment score (for the actual expression data and gene set) is calculated. This is the recommended method when there are at least seven (7) samples in each phenotype.</w:t>
      </w:r>
    </w:p>
    <w:p w:rsidR="00000000" w:rsidDel="00000000" w:rsidP="00000000" w:rsidRDefault="00000000" w:rsidRPr="00000000" w14:paraId="000002B1">
      <w:pPr>
        <w:spacing w:after="120" w:lineRule="auto"/>
        <w:ind w:left="720" w:firstLine="0"/>
        <w:jc w:val="both"/>
        <w:rPr>
          <w:sz w:val="18"/>
          <w:szCs w:val="18"/>
        </w:rPr>
      </w:pPr>
      <w:r w:rsidDel="00000000" w:rsidR="00000000" w:rsidRPr="00000000">
        <w:rPr>
          <w:rFonts w:ascii="Times New Roman" w:cs="Times New Roman" w:eastAsia="Times New Roman" w:hAnsi="Times New Roman"/>
          <w:sz w:val="18"/>
          <w:szCs w:val="1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18"/>
          <w:szCs w:val="18"/>
          <w:rtl w:val="0"/>
        </w:rPr>
        <w:t xml:space="preserve">Gene_set. Random gene sets, size matched to the actual gene set, are created and their enrichment scores calculated. These enrichment scores are used to create a null distribution from which the significance of the actual enrichment score (for the actual gene set) is calculated. This method is useful when you have too few samples to do phenotype permutations (that is, when you have fewer than seven (7) samples in any phenotype).</w:t>
      </w:r>
    </w:p>
    <w:p w:rsidR="00000000" w:rsidDel="00000000" w:rsidP="00000000" w:rsidRDefault="00000000" w:rsidRPr="00000000" w14:paraId="000002B2">
      <w:pPr>
        <w:spacing w:after="120" w:lineRule="auto"/>
        <w:ind w:left="360" w:firstLine="0"/>
        <w:jc w:val="both"/>
        <w:rPr>
          <w:sz w:val="18"/>
          <w:szCs w:val="18"/>
        </w:rPr>
      </w:pPr>
      <w:r w:rsidDel="00000000" w:rsidR="00000000" w:rsidRPr="00000000">
        <w:rPr>
          <w:sz w:val="18"/>
          <w:szCs w:val="18"/>
          <w:rtl w:val="0"/>
        </w:rPr>
        <w:t xml:space="preserve">The GSEA team recommends using phenotype permutation whenever possible. The phenotype permutation shuffles the phenotype labels on the samples in the dataset; it does not modify gene sets. Therefore, the correlations between the genes in the dataset and the genes in a gene set are preserved across phenotype permutations. The gene_set permutation creates random gene sets; therefore, the correlations between the genes in the dataset and the genes in the gene set are not preserved across gene_set permutations. Preserving the gene-to-gene correlation across permutations provides a more biologically reasonable (more stringent) assessment of significance.</w:t>
      </w:r>
    </w:p>
    <w:p w:rsidR="00000000" w:rsidDel="00000000" w:rsidP="00000000" w:rsidRDefault="00000000" w:rsidRPr="00000000" w14:paraId="000002B3">
      <w:pPr>
        <w:spacing w:after="120" w:lineRule="auto"/>
        <w:ind w:left="360" w:firstLine="0"/>
        <w:jc w:val="both"/>
        <w:rPr>
          <w:sz w:val="18"/>
          <w:szCs w:val="18"/>
        </w:rPr>
      </w:pPr>
      <w:r w:rsidDel="00000000" w:rsidR="00000000" w:rsidRPr="00000000">
        <w:rPr>
          <w:b w:val="1"/>
          <w:bCs w:val="1"/>
          <w:sz w:val="18"/>
          <w:szCs w:val="18"/>
          <w:rtl w:val="0"/>
        </w:rPr>
        <w:t xml:space="preserve">Note</w:t>
      </w:r>
      <w:r w:rsidDel="00000000" w:rsidR="00000000" w:rsidRPr="00000000">
        <w:rPr>
          <w:sz w:val="18"/>
          <w:szCs w:val="18"/>
          <w:rtl w:val="0"/>
        </w:rPr>
        <w:t xml:space="preserve">: In previous versions of GSEA, gene_set permutation was referred to as tag permutation.</w:t>
      </w:r>
    </w:p>
    <w:p w:rsidR="00000000" w:rsidDel="00000000" w:rsidP="00000000" w:rsidRDefault="00000000" w:rsidRPr="00000000" w14:paraId="000002B4">
      <w:pPr>
        <w:jc w:val="both"/>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gsea-cli.sh GSEA -res /home/nina/Projects/2022_Barcodes/scripts_bckp_20220331/result6_fillna_control_renamed_filtered4_millions_GSEA_formatted.txt -cls /home/nina/Projects/2022_Barcodes/my_pheno.cls#AZD148_005u_versus_control -gmx /home/nina/Projects/2022_Barcodes/DeSeq2/signatures_matrix.gmt -collapse No_Collapse -mode Max_probe -norm meandiv -nperm 1000 -permute phenotype -rnd_seed timestamp -rnd_type no_balance -scoring_scheme weighted -rpt_label my_analysis -metric Signal2Noise -sort real -order descending -create_gcts false -create_svgs false -include_only_symbols true -make_sets true -median false -num 100 -plot_top_x 20 -save_rnd_lists false -set_max 500 -set_min 15 -zip_report false -out /home/nina/gsea_home/output/jun01</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jc w:val="both"/>
        <w:rPr/>
      </w:pPr>
      <w:r w:rsidDel="00000000" w:rsidR="00000000" w:rsidRPr="00000000">
        <w:rPr>
          <w:rtl w:val="0"/>
        </w:rPr>
      </w:r>
    </w:p>
    <w:p w:rsidR="00000000" w:rsidDel="00000000" w:rsidP="00000000" w:rsidRDefault="00000000" w:rsidRPr="00000000" w14:paraId="000002B9">
      <w:pPr>
        <w:ind w:right="900"/>
        <w:rPr/>
      </w:pPr>
      <w:r w:rsidDel="00000000" w:rsidR="00000000" w:rsidRPr="00000000">
        <w:br w:type="page"/>
      </w:r>
      <w:r w:rsidDel="00000000" w:rsidR="00000000" w:rsidRPr="00000000">
        <w:rPr>
          <w:rtl w:val="0"/>
        </w:rPr>
      </w:r>
    </w:p>
    <w:p w:rsidR="00000000" w:rsidDel="00000000" w:rsidP="00000000" w:rsidRDefault="00000000" w:rsidRPr="00000000" w14:paraId="000002BA">
      <w:pPr>
        <w:pStyle w:val="Heading1"/>
        <w:ind w:right="900"/>
        <w:rPr>
          <w:b w:val="1"/>
          <w:bCs w:val="1"/>
          <w:sz w:val="24"/>
          <w:szCs w:val="24"/>
        </w:rPr>
      </w:pPr>
      <w:bookmarkStart w:colFirst="0" w:colLast="0" w:name="_ihpne03bkyd4" w:id="45"/>
      <w:bookmarkEnd w:id="45"/>
      <w:r w:rsidDel="00000000" w:rsidR="00000000" w:rsidRPr="00000000">
        <w:rPr>
          <w:b w:val="1"/>
          <w:bCs w:val="1"/>
          <w:sz w:val="24"/>
          <w:szCs w:val="24"/>
          <w:rtl w:val="0"/>
        </w:rPr>
        <w:t xml:space="preserve">31/05/2022</w:t>
      </w:r>
    </w:p>
    <w:p w:rsidR="00000000" w:rsidDel="00000000" w:rsidP="00000000" w:rsidRDefault="00000000" w:rsidRPr="00000000" w14:paraId="000002BB">
      <w:pPr>
        <w:ind w:right="900"/>
        <w:rPr/>
      </w:pPr>
      <w:r w:rsidDel="00000000" w:rsidR="00000000" w:rsidRPr="00000000">
        <w:rPr>
          <w:rtl w:val="0"/>
        </w:rPr>
        <w:t xml:space="preserve">Houssein wrote to me to say 2 additional runs are available in the drive.</w:t>
      </w:r>
    </w:p>
    <w:p w:rsidR="00000000" w:rsidDel="00000000" w:rsidP="00000000" w:rsidRDefault="00000000" w:rsidRPr="00000000" w14:paraId="000002BC">
      <w:pPr>
        <w:ind w:right="900"/>
        <w:rPr/>
      </w:pPr>
      <w:r w:rsidDel="00000000" w:rsidR="00000000" w:rsidRPr="00000000">
        <w:rPr>
          <w:rtl w:val="0"/>
        </w:rPr>
        <w:t xml:space="preserve">I’ll reprocess all the data together including Run010322, Run060522, Run200522 to the other 8 runs (210818, 210929, 211011, 211110, 211125, 211207, 220112-220118, 220114)</w:t>
      </w:r>
    </w:p>
    <w:p w:rsidR="00000000" w:rsidDel="00000000" w:rsidP="00000000" w:rsidRDefault="00000000" w:rsidRPr="00000000" w14:paraId="000002BD">
      <w:pPr>
        <w:ind w:right="900"/>
        <w:rPr/>
      </w:pPr>
      <w:r w:rsidDel="00000000" w:rsidR="00000000" w:rsidRPr="00000000">
        <w:rPr>
          <w:rtl w:val="0"/>
        </w:rPr>
      </w:r>
    </w:p>
    <w:p w:rsidR="00000000" w:rsidDel="00000000" w:rsidP="00000000" w:rsidRDefault="00000000" w:rsidRPr="00000000" w14:paraId="000002BE">
      <w:pPr>
        <w:ind w:right="900"/>
        <w:rPr/>
      </w:pPr>
      <w:r w:rsidDel="00000000" w:rsidR="00000000" w:rsidRPr="00000000">
        <w:rPr>
          <w:rtl w:val="0"/>
        </w:rPr>
        <w:t xml:space="preserve">Volcano plots</w:t>
      </w:r>
    </w:p>
    <w:p w:rsidR="00000000" w:rsidDel="00000000" w:rsidP="00000000" w:rsidRDefault="00000000" w:rsidRPr="00000000" w14:paraId="000002BF">
      <w:pPr>
        <w:ind w:right="900"/>
        <w:rPr/>
      </w:pPr>
      <w:r w:rsidDel="00000000" w:rsidR="00000000" w:rsidRPr="00000000">
        <w:rPr>
          <w:rtl w:val="0"/>
        </w:rPr>
        <w:t xml:space="preserve">Is logFC related to pval?</w:t>
      </w:r>
    </w:p>
    <w:p w:rsidR="00000000" w:rsidDel="00000000" w:rsidP="00000000" w:rsidRDefault="00000000" w:rsidRPr="00000000" w14:paraId="000002C0">
      <w:pPr>
        <w:ind w:right="900"/>
        <w:rPr/>
      </w:pPr>
      <w:r w:rsidDel="00000000" w:rsidR="00000000" w:rsidRPr="00000000">
        <w:rPr>
          <w:rFonts w:ascii="Arial Unicode MS" w:cs="Arial Unicode MS" w:eastAsia="Arial Unicode MS" w:hAnsi="Arial Unicode MS"/>
          <w:rtl w:val="0"/>
        </w:rPr>
        <w:t xml:space="preserve">Cutoff only on pval → how many barcodes remain in each drug?</w:t>
      </w:r>
    </w:p>
    <w:p w:rsidR="00000000" w:rsidDel="00000000" w:rsidP="00000000" w:rsidRDefault="00000000" w:rsidRPr="00000000" w14:paraId="000002C1">
      <w:pPr>
        <w:ind w:right="900"/>
        <w:rPr/>
      </w:pPr>
      <w:r w:rsidDel="00000000" w:rsidR="00000000" w:rsidRPr="00000000">
        <w:rPr>
          <w:rtl w:val="0"/>
        </w:rPr>
        <w:t xml:space="preserve">Run the clustering on these</w:t>
      </w:r>
    </w:p>
    <w:p w:rsidR="00000000" w:rsidDel="00000000" w:rsidP="00000000" w:rsidRDefault="00000000" w:rsidRPr="00000000" w14:paraId="000002C2">
      <w:pPr>
        <w:ind w:right="900"/>
        <w:rPr/>
      </w:pPr>
      <w:r w:rsidDel="00000000" w:rsidR="00000000" w:rsidRPr="00000000">
        <w:rPr>
          <w:rtl w:val="0"/>
        </w:rPr>
      </w:r>
    </w:p>
    <w:p w:rsidR="00000000" w:rsidDel="00000000" w:rsidP="00000000" w:rsidRDefault="00000000" w:rsidRPr="00000000" w14:paraId="000002C3">
      <w:pPr>
        <w:ind w:right="900"/>
        <w:rPr/>
      </w:pPr>
      <w:r w:rsidDel="00000000" w:rsidR="00000000" w:rsidRPr="00000000">
        <w:rPr>
          <w:rtl w:val="0"/>
        </w:rPr>
        <w:t xml:space="preserve">Try alternative annotations of the drugs to evaluate the clustering</w:t>
      </w:r>
    </w:p>
    <w:p w:rsidR="00000000" w:rsidDel="00000000" w:rsidP="00000000" w:rsidRDefault="00000000" w:rsidRPr="00000000" w14:paraId="000002C4">
      <w:pPr>
        <w:ind w:right="900"/>
        <w:rPr/>
      </w:pPr>
      <w:hyperlink r:id="rId81">
        <w:r w:rsidDel="00000000" w:rsidR="00000000" w:rsidRPr="00000000">
          <w:rPr>
            <w:color w:val="1155cc"/>
            <w:u w:val="single"/>
            <w:rtl w:val="0"/>
          </w:rPr>
          <w:t xml:space="preserve">https://lincsproject.org/LINCS/data/overview</w:t>
        </w:r>
      </w:hyperlink>
      <w:r w:rsidDel="00000000" w:rsidR="00000000" w:rsidRPr="00000000">
        <w:rPr>
          <w:rtl w:val="0"/>
        </w:rPr>
      </w:r>
    </w:p>
    <w:p w:rsidR="00000000" w:rsidDel="00000000" w:rsidP="00000000" w:rsidRDefault="00000000" w:rsidRPr="00000000" w14:paraId="000002C5">
      <w:pPr>
        <w:ind w:right="900"/>
        <w:rPr/>
      </w:pPr>
      <w:r w:rsidDel="00000000" w:rsidR="00000000" w:rsidRPr="00000000">
        <w:rPr>
          <w:rtl w:val="0"/>
        </w:rPr>
      </w:r>
    </w:p>
    <w:p w:rsidR="00000000" w:rsidDel="00000000" w:rsidP="00000000" w:rsidRDefault="00000000" w:rsidRPr="00000000" w14:paraId="000002C6">
      <w:pPr>
        <w:pStyle w:val="Heading1"/>
        <w:ind w:right="900"/>
        <w:rPr>
          <w:b w:val="1"/>
          <w:bCs w:val="1"/>
          <w:sz w:val="24"/>
          <w:szCs w:val="24"/>
        </w:rPr>
      </w:pPr>
      <w:bookmarkStart w:colFirst="0" w:colLast="0" w:name="_wjk3cb2k745b" w:id="46"/>
      <w:bookmarkEnd w:id="46"/>
      <w:r w:rsidDel="00000000" w:rsidR="00000000" w:rsidRPr="00000000">
        <w:rPr>
          <w:b w:val="1"/>
          <w:bCs w:val="1"/>
          <w:sz w:val="24"/>
          <w:szCs w:val="24"/>
          <w:rtl w:val="0"/>
        </w:rPr>
        <w:t xml:space="preserve">10/06/2022</w:t>
      </w:r>
    </w:p>
    <w:p w:rsidR="00000000" w:rsidDel="00000000" w:rsidP="00000000" w:rsidRDefault="00000000" w:rsidRPr="00000000" w14:paraId="000002C7">
      <w:pPr>
        <w:ind w:right="900"/>
        <w:rPr/>
      </w:pPr>
      <w:r w:rsidDel="00000000" w:rsidR="00000000" w:rsidRPr="00000000">
        <w:rPr>
          <w:rFonts w:ascii="Arial Unicode MS" w:cs="Arial Unicode MS" w:eastAsia="Arial Unicode MS" w:hAnsi="Arial Unicode MS"/>
          <w:rtl w:val="0"/>
        </w:rPr>
        <w:t xml:space="preserve">Q. Cutoff only on pval → how many barcodes remain in each drug?</w:t>
      </w:r>
    </w:p>
    <w:p w:rsidR="00000000" w:rsidDel="00000000" w:rsidP="00000000" w:rsidRDefault="00000000" w:rsidRPr="00000000" w14:paraId="000002C8">
      <w:pPr>
        <w:ind w:left="0" w:right="900" w:firstLine="0"/>
        <w:rPr/>
      </w:pPr>
      <w:r w:rsidDel="00000000" w:rsidR="00000000" w:rsidRPr="00000000">
        <w:rPr>
          <w:rtl w:val="0"/>
        </w:rPr>
        <w:t xml:space="preserve">Raw ie Before cutoff on pval : between 10’871 and 10’980 barcodes</w:t>
      </w:r>
    </w:p>
    <w:p w:rsidR="00000000" w:rsidDel="00000000" w:rsidP="00000000" w:rsidRDefault="00000000" w:rsidRPr="00000000" w14:paraId="000002C9">
      <w:pPr>
        <w:ind w:left="0" w:right="900" w:firstLine="0"/>
        <w:rPr/>
      </w:pPr>
      <w:r w:rsidDel="00000000" w:rsidR="00000000" w:rsidRPr="00000000">
        <w:rPr>
          <w:rtl w:val="0"/>
        </w:rPr>
        <w:t xml:space="preserve">After cutoff on pval (&lt; 0.05) : between 129 and 4’589 barcodes</w:t>
      </w:r>
    </w:p>
    <w:p w:rsidR="00000000" w:rsidDel="00000000" w:rsidP="00000000" w:rsidRDefault="00000000" w:rsidRPr="00000000" w14:paraId="000002CA">
      <w:pPr>
        <w:ind w:left="0" w:right="900" w:firstLine="0"/>
        <w:rPr/>
      </w:pPr>
      <w:r w:rsidDel="00000000" w:rsidR="00000000" w:rsidRPr="00000000">
        <w:rPr>
          <w:rtl w:val="0"/>
        </w:rPr>
        <w:t xml:space="preserve">After pval &lt; 0.05 and log2fc &gt; 1 : between 32 and 2’352 barcodes</w:t>
      </w:r>
    </w:p>
    <w:p w:rsidR="00000000" w:rsidDel="00000000" w:rsidP="00000000" w:rsidRDefault="00000000" w:rsidRPr="00000000" w14:paraId="000002CB">
      <w:pPr>
        <w:ind w:left="0" w:right="900" w:firstLine="0"/>
        <w:rPr/>
      </w:pPr>
      <w:r w:rsidDel="00000000" w:rsidR="00000000" w:rsidRPr="00000000">
        <w:rPr>
          <w:rtl w:val="0"/>
        </w:rPr>
      </w:r>
    </w:p>
    <w:p w:rsidR="00000000" w:rsidDel="00000000" w:rsidP="00000000" w:rsidRDefault="00000000" w:rsidRPr="00000000" w14:paraId="000002CC">
      <w:pPr>
        <w:ind w:left="0" w:right="900" w:firstLine="0"/>
        <w:rPr/>
      </w:pPr>
      <w:hyperlink r:id="rId82">
        <w:r w:rsidDel="00000000" w:rsidR="00000000" w:rsidRPr="00000000">
          <w:rPr>
            <w:color w:val="1155cc"/>
            <w:u w:val="single"/>
            <w:rtl w:val="0"/>
          </w:rPr>
          <w:t xml:space="preserve">https://docs.google.com/spreadsheets/d/1r5hrUxgx6Mn5n4ge6Y34yMq9cRMZA93xcSXG78gusKQ/edit#gid=1915968529</w:t>
        </w:r>
      </w:hyperlink>
      <w:r w:rsidDel="00000000" w:rsidR="00000000" w:rsidRPr="00000000">
        <w:rPr>
          <w:rtl w:val="0"/>
        </w:rPr>
      </w:r>
    </w:p>
    <w:p w:rsidR="00000000" w:rsidDel="00000000" w:rsidP="00000000" w:rsidRDefault="00000000" w:rsidRPr="00000000" w14:paraId="000002CD">
      <w:pPr>
        <w:ind w:left="0" w:right="900" w:firstLine="0"/>
        <w:rPr/>
      </w:pPr>
      <w:r w:rsidDel="00000000" w:rsidR="00000000" w:rsidRPr="00000000">
        <w:rPr>
          <w:rtl w:val="0"/>
        </w:rPr>
      </w:r>
    </w:p>
    <w:p w:rsidR="00000000" w:rsidDel="00000000" w:rsidP="00000000" w:rsidRDefault="00000000" w:rsidRPr="00000000" w14:paraId="000002CE">
      <w:pPr>
        <w:ind w:left="0" w:right="900" w:firstLine="0"/>
        <w:rPr/>
      </w:pPr>
      <w:r w:rsidDel="00000000" w:rsidR="00000000" w:rsidRPr="00000000">
        <w:rPr>
          <w:rtl w:val="0"/>
        </w:rPr>
        <w:t xml:space="preserve">On raw results,</w:t>
      </w:r>
    </w:p>
    <w:p w:rsidR="00000000" w:rsidDel="00000000" w:rsidP="00000000" w:rsidRDefault="00000000" w:rsidRPr="00000000" w14:paraId="000002CF">
      <w:pPr>
        <w:ind w:left="0" w:right="900" w:firstLine="0"/>
        <w:rPr/>
      </w:pPr>
      <w:r w:rsidDel="00000000" w:rsidR="00000000" w:rsidRPr="00000000">
        <w:rPr>
          <w:rtl w:val="0"/>
        </w:rPr>
        <w:t xml:space="preserve">Union = 10’985 barcodes</w:t>
      </w:r>
    </w:p>
    <w:p w:rsidR="00000000" w:rsidDel="00000000" w:rsidP="00000000" w:rsidRDefault="00000000" w:rsidRPr="00000000" w14:paraId="000002D0">
      <w:pPr>
        <w:ind w:left="0" w:right="900" w:firstLine="0"/>
        <w:rPr/>
      </w:pPr>
      <w:r w:rsidDel="00000000" w:rsidR="00000000" w:rsidRPr="00000000">
        <w:rPr>
          <w:rtl w:val="0"/>
        </w:rPr>
        <w:t xml:space="preserve">Intersection  = 10’813 barcodes</w:t>
      </w:r>
    </w:p>
    <w:p w:rsidR="00000000" w:rsidDel="00000000" w:rsidP="00000000" w:rsidRDefault="00000000" w:rsidRPr="00000000" w14:paraId="000002D1">
      <w:pPr>
        <w:ind w:left="0" w:right="900" w:firstLine="0"/>
        <w:rPr/>
      </w:pPr>
      <w:r w:rsidDel="00000000" w:rsidR="00000000" w:rsidRPr="00000000">
        <w:rPr>
          <w:rtl w:val="0"/>
        </w:rPr>
      </w:r>
    </w:p>
    <w:p w:rsidR="00000000" w:rsidDel="00000000" w:rsidP="00000000" w:rsidRDefault="00000000" w:rsidRPr="00000000" w14:paraId="000002D2">
      <w:pPr>
        <w:ind w:left="0" w:right="900" w:firstLine="0"/>
        <w:rPr/>
      </w:pPr>
      <w:r w:rsidDel="00000000" w:rsidR="00000000" w:rsidRPr="00000000">
        <w:rPr>
          <w:rtl w:val="0"/>
        </w:rPr>
        <w:t xml:space="preserve">On filtered results for pval &lt; 0.5, </w:t>
      </w:r>
    </w:p>
    <w:p w:rsidR="00000000" w:rsidDel="00000000" w:rsidP="00000000" w:rsidRDefault="00000000" w:rsidRPr="00000000" w14:paraId="000002D3">
      <w:pPr>
        <w:ind w:left="0" w:right="900" w:firstLine="0"/>
        <w:rPr/>
      </w:pPr>
      <w:r w:rsidDel="00000000" w:rsidR="00000000" w:rsidRPr="00000000">
        <w:rPr>
          <w:rtl w:val="0"/>
        </w:rPr>
        <w:t xml:space="preserve">Union = 9605 barcodes, but the clustering doesnt work as there are too many NAs</w:t>
      </w:r>
    </w:p>
    <w:p w:rsidR="00000000" w:rsidDel="00000000" w:rsidP="00000000" w:rsidRDefault="00000000" w:rsidRPr="00000000" w14:paraId="000002D4">
      <w:pPr>
        <w:ind w:left="0" w:right="900" w:firstLine="0"/>
        <w:rPr/>
      </w:pPr>
      <w:r w:rsidDel="00000000" w:rsidR="00000000" w:rsidRPr="00000000">
        <w:rPr>
          <w:rtl w:val="0"/>
        </w:rPr>
        <w:t xml:space="preserve">Intersection = 0 barcodes …</w:t>
      </w:r>
    </w:p>
    <w:p w:rsidR="00000000" w:rsidDel="00000000" w:rsidP="00000000" w:rsidRDefault="00000000" w:rsidRPr="00000000" w14:paraId="000002D5">
      <w:pPr>
        <w:ind w:left="0" w:right="900" w:firstLine="0"/>
        <w:rPr/>
      </w:pPr>
      <w:r w:rsidDel="00000000" w:rsidR="00000000" w:rsidRPr="00000000">
        <w:rPr>
          <w:rtl w:val="0"/>
        </w:rPr>
        <w:t xml:space="preserve">But with removing barcodes for which there more than 10 NAs,</w:t>
      </w:r>
    </w:p>
    <w:p w:rsidR="00000000" w:rsidDel="00000000" w:rsidP="00000000" w:rsidRDefault="00000000" w:rsidRPr="00000000" w14:paraId="000002D6">
      <w:pPr>
        <w:ind w:left="720" w:right="900" w:firstLine="0"/>
        <w:rPr>
          <w:rFonts w:ascii="Roboto" w:cs="Roboto" w:eastAsia="Roboto" w:hAnsi="Roboto"/>
          <w:highlight w:val="yellow"/>
        </w:rPr>
      </w:pPr>
      <w:r w:rsidDel="00000000" w:rsidR="00000000" w:rsidRPr="00000000">
        <w:rPr>
          <w:rFonts w:ascii="Roboto" w:cs="Roboto" w:eastAsia="Roboto" w:hAnsi="Roboto"/>
          <w:highlight w:val="yellow"/>
          <w:rtl w:val="0"/>
        </w:rPr>
        <w:t xml:space="preserve">merged_df = merged_df.dropna(axis=0, thresh=10)</w:t>
      </w:r>
    </w:p>
    <w:p w:rsidR="00000000" w:rsidDel="00000000" w:rsidP="00000000" w:rsidRDefault="00000000" w:rsidRPr="00000000" w14:paraId="000002D7">
      <w:pPr>
        <w:ind w:left="0" w:right="900" w:firstLine="0"/>
        <w:rPr/>
      </w:pPr>
      <w:r w:rsidDel="00000000" w:rsidR="00000000" w:rsidRPr="00000000">
        <w:rPr>
          <w:rtl w:val="0"/>
        </w:rPr>
        <w:t xml:space="preserve">Intersection = 6341 barcodes.</w:t>
      </w:r>
    </w:p>
    <w:p w:rsidR="00000000" w:rsidDel="00000000" w:rsidP="00000000" w:rsidRDefault="00000000" w:rsidRPr="00000000" w14:paraId="000002D8">
      <w:pPr>
        <w:ind w:left="0" w:right="900" w:firstLine="0"/>
        <w:rPr/>
      </w:pPr>
      <w:r w:rsidDel="00000000" w:rsidR="00000000" w:rsidRPr="00000000">
        <w:rPr>
          <w:rFonts w:ascii="Arial Unicode MS" w:cs="Arial Unicode MS" w:eastAsia="Arial Unicode MS" w:hAnsi="Arial Unicode MS"/>
          <w:rtl w:val="0"/>
        </w:rPr>
        <w:t xml:space="preserve">Thresh = 5 → 7930</w:t>
      </w:r>
    </w:p>
    <w:p w:rsidR="00000000" w:rsidDel="00000000" w:rsidP="00000000" w:rsidRDefault="00000000" w:rsidRPr="00000000" w14:paraId="000002D9">
      <w:pPr>
        <w:ind w:left="0" w:right="900" w:firstLine="0"/>
        <w:rPr/>
      </w:pPr>
      <w:r w:rsidDel="00000000" w:rsidR="00000000" w:rsidRPr="00000000">
        <w:rPr>
          <w:rFonts w:ascii="Arial Unicode MS" w:cs="Arial Unicode MS" w:eastAsia="Arial Unicode MS" w:hAnsi="Arial Unicode MS"/>
          <w:rtl w:val="0"/>
        </w:rPr>
        <w:t xml:space="preserve">Thresh = 20 → 3483</w:t>
      </w:r>
    </w:p>
    <w:p w:rsidR="00000000" w:rsidDel="00000000" w:rsidP="00000000" w:rsidRDefault="00000000" w:rsidRPr="00000000" w14:paraId="000002DA">
      <w:pPr>
        <w:ind w:left="0" w:right="900" w:firstLine="0"/>
        <w:rPr/>
      </w:pPr>
      <w:r w:rsidDel="00000000" w:rsidR="00000000" w:rsidRPr="00000000">
        <w:rPr>
          <w:rFonts w:ascii="Arial Unicode MS" w:cs="Arial Unicode MS" w:eastAsia="Arial Unicode MS" w:hAnsi="Arial Unicode MS"/>
          <w:rtl w:val="0"/>
        </w:rPr>
        <w:t xml:space="preserve">30 → 1589</w:t>
      </w:r>
    </w:p>
    <w:p w:rsidR="00000000" w:rsidDel="00000000" w:rsidP="00000000" w:rsidRDefault="00000000" w:rsidRPr="00000000" w14:paraId="000002DB">
      <w:pPr>
        <w:ind w:left="0" w:right="900" w:firstLine="0"/>
        <w:rPr/>
      </w:pPr>
      <w:r w:rsidDel="00000000" w:rsidR="00000000" w:rsidRPr="00000000">
        <w:rPr>
          <w:rFonts w:ascii="Arial Unicode MS" w:cs="Arial Unicode MS" w:eastAsia="Arial Unicode MS" w:hAnsi="Arial Unicode MS"/>
          <w:rtl w:val="0"/>
        </w:rPr>
        <w:t xml:space="preserve">40 → 447</w:t>
      </w:r>
    </w:p>
    <w:p w:rsidR="00000000" w:rsidDel="00000000" w:rsidP="00000000" w:rsidRDefault="00000000" w:rsidRPr="00000000" w14:paraId="000002DC">
      <w:pPr>
        <w:ind w:left="0" w:right="900" w:firstLine="0"/>
        <w:rPr/>
      </w:pPr>
      <w:r w:rsidDel="00000000" w:rsidR="00000000" w:rsidRPr="00000000">
        <w:rPr>
          <w:rtl w:val="0"/>
        </w:rPr>
      </w:r>
    </w:p>
    <w:p w:rsidR="00000000" w:rsidDel="00000000" w:rsidP="00000000" w:rsidRDefault="00000000" w:rsidRPr="00000000" w14:paraId="000002DD">
      <w:pPr>
        <w:ind w:left="0" w:right="900" w:firstLine="0"/>
        <w:rPr/>
      </w:pPr>
      <w:r w:rsidDel="00000000" w:rsidR="00000000" w:rsidRPr="00000000">
        <w:br w:type="page"/>
      </w:r>
      <w:r w:rsidDel="00000000" w:rsidR="00000000" w:rsidRPr="00000000">
        <w:rPr>
          <w:rtl w:val="0"/>
        </w:rPr>
      </w:r>
    </w:p>
    <w:p w:rsidR="00000000" w:rsidDel="00000000" w:rsidP="00000000" w:rsidRDefault="00000000" w:rsidRPr="00000000" w14:paraId="000002DE">
      <w:pPr>
        <w:ind w:left="0" w:right="0" w:firstLine="0"/>
        <w:jc w:val="both"/>
        <w:rPr>
          <w:color w:val="222222"/>
          <w:sz w:val="20"/>
          <w:szCs w:val="20"/>
          <w:highlight w:val="white"/>
        </w:rPr>
      </w:pPr>
      <w:r w:rsidDel="00000000" w:rsidR="00000000" w:rsidRPr="00000000">
        <w:rPr>
          <w:rtl w:val="0"/>
        </w:rPr>
      </w:r>
    </w:p>
    <w:p w:rsidR="00000000" w:rsidDel="00000000" w:rsidP="00000000" w:rsidRDefault="00000000" w:rsidRPr="00000000" w14:paraId="000002DF">
      <w:pPr>
        <w:ind w:right="900"/>
        <w:rPr/>
      </w:pPr>
      <w:r w:rsidDel="00000000" w:rsidR="00000000" w:rsidRPr="00000000">
        <w:br w:type="page"/>
      </w:r>
      <w:r w:rsidDel="00000000" w:rsidR="00000000" w:rsidRPr="00000000">
        <w:rPr>
          <w:rtl w:val="0"/>
        </w:rPr>
      </w:r>
    </w:p>
    <w:p w:rsidR="00000000" w:rsidDel="00000000" w:rsidP="00000000" w:rsidRDefault="00000000" w:rsidRPr="00000000" w14:paraId="000002E0">
      <w:pPr>
        <w:ind w:left="0" w:right="900" w:firstLine="0"/>
        <w:rPr/>
      </w:pPr>
      <w:r w:rsidDel="00000000" w:rsidR="00000000" w:rsidRPr="00000000">
        <w:br w:type="page"/>
      </w:r>
      <w:r w:rsidDel="00000000" w:rsidR="00000000" w:rsidRPr="00000000">
        <w:rPr>
          <w:rtl w:val="0"/>
        </w:rPr>
      </w:r>
    </w:p>
    <w:p w:rsidR="00000000" w:rsidDel="00000000" w:rsidP="00000000" w:rsidRDefault="00000000" w:rsidRPr="00000000" w14:paraId="000002E1">
      <w:pPr>
        <w:ind w:left="0" w:right="900" w:firstLine="0"/>
        <w:rPr/>
      </w:pPr>
      <w:r w:rsidDel="00000000" w:rsidR="00000000" w:rsidRPr="00000000">
        <w:br w:type="page"/>
      </w:r>
      <w:r w:rsidDel="00000000" w:rsidR="00000000" w:rsidRPr="00000000">
        <w:rPr>
          <w:rtl w:val="0"/>
        </w:rPr>
      </w:r>
    </w:p>
    <w:p w:rsidR="00000000" w:rsidDel="00000000" w:rsidP="00000000" w:rsidRDefault="00000000" w:rsidRPr="00000000" w14:paraId="000002E2">
      <w:pPr>
        <w:ind w:left="0" w:right="900" w:firstLine="0"/>
        <w:rPr/>
      </w:pPr>
      <w:r w:rsidDel="00000000" w:rsidR="00000000" w:rsidRPr="00000000">
        <w:rPr>
          <w:rtl w:val="0"/>
        </w:rPr>
        <w:t xml:space="preserve">exp010821</w:t>
      </w:r>
    </w:p>
    <w:p w:rsidR="00000000" w:rsidDel="00000000" w:rsidP="00000000" w:rsidRDefault="00000000" w:rsidRPr="00000000" w14:paraId="000002E3">
      <w:pPr>
        <w:ind w:left="0" w:right="900" w:firstLine="0"/>
        <w:rPr/>
      </w:pPr>
      <w:r w:rsidDel="00000000" w:rsidR="00000000" w:rsidRPr="00000000">
        <w:rPr>
          <w:rtl w:val="0"/>
        </w:rPr>
        <w:t xml:space="preserve">[3, 4, 5, 6]</w:t>
      </w:r>
    </w:p>
    <w:p w:rsidR="00000000" w:rsidDel="00000000" w:rsidP="00000000" w:rsidRDefault="00000000" w:rsidRPr="00000000" w14:paraId="000002E4">
      <w:pPr>
        <w:ind w:left="0" w:right="900" w:firstLine="0"/>
        <w:rPr/>
      </w:pPr>
      <w:r w:rsidDel="00000000" w:rsidR="00000000" w:rsidRPr="00000000">
        <w:rPr>
          <w:rtl w:val="0"/>
        </w:rPr>
        <w:t xml:space="preserve">[1, 2, 7, 8, 9, 10, 11, 12, 13, 14, 15, 16, 17, 18, 19, 20, 21, 22] 18</w:t>
      </w:r>
    </w:p>
    <w:p w:rsidR="00000000" w:rsidDel="00000000" w:rsidP="00000000" w:rsidRDefault="00000000" w:rsidRPr="00000000" w14:paraId="000002E5">
      <w:pPr>
        <w:ind w:left="0" w:right="900" w:firstLine="0"/>
        <w:rPr/>
      </w:pPr>
      <w:r w:rsidDel="00000000" w:rsidR="00000000" w:rsidRPr="00000000">
        <w:rPr>
          <w:rtl w:val="0"/>
        </w:rPr>
        <w:t xml:space="preserve">exp040821</w:t>
      </w:r>
    </w:p>
    <w:p w:rsidR="00000000" w:rsidDel="00000000" w:rsidP="00000000" w:rsidRDefault="00000000" w:rsidRPr="00000000" w14:paraId="000002E6">
      <w:pPr>
        <w:ind w:left="0" w:right="900" w:firstLine="0"/>
        <w:rPr/>
      </w:pPr>
      <w:r w:rsidDel="00000000" w:rsidR="00000000" w:rsidRPr="00000000">
        <w:rPr>
          <w:rtl w:val="0"/>
        </w:rPr>
        <w:t xml:space="preserve">[25, 26, 27, 28]</w:t>
      </w:r>
    </w:p>
    <w:p w:rsidR="00000000" w:rsidDel="00000000" w:rsidP="00000000" w:rsidRDefault="00000000" w:rsidRPr="00000000" w14:paraId="000002E7">
      <w:pPr>
        <w:ind w:left="0" w:right="900" w:firstLine="0"/>
        <w:rPr/>
      </w:pPr>
      <w:r w:rsidDel="00000000" w:rsidR="00000000" w:rsidRPr="00000000">
        <w:rPr>
          <w:rtl w:val="0"/>
        </w:rPr>
        <w:t xml:space="preserve">[23, 24, 29, 30, 31, 32, 33, 34, 35, 36, 37, 38, 39, 40, 41, 42, 43, 44] 18</w:t>
      </w:r>
    </w:p>
    <w:p w:rsidR="00000000" w:rsidDel="00000000" w:rsidP="00000000" w:rsidRDefault="00000000" w:rsidRPr="00000000" w14:paraId="000002E8">
      <w:pPr>
        <w:ind w:left="0" w:right="900" w:firstLine="0"/>
        <w:rPr/>
      </w:pPr>
      <w:r w:rsidDel="00000000" w:rsidR="00000000" w:rsidRPr="00000000">
        <w:rPr>
          <w:rtl w:val="0"/>
        </w:rPr>
        <w:t xml:space="preserve">exp300821</w:t>
      </w:r>
    </w:p>
    <w:p w:rsidR="00000000" w:rsidDel="00000000" w:rsidP="00000000" w:rsidRDefault="00000000" w:rsidRPr="00000000" w14:paraId="000002E9">
      <w:pPr>
        <w:ind w:left="0" w:right="900" w:firstLine="0"/>
        <w:rPr/>
      </w:pPr>
      <w:r w:rsidDel="00000000" w:rsidR="00000000" w:rsidRPr="00000000">
        <w:rPr>
          <w:rtl w:val="0"/>
        </w:rPr>
        <w:t xml:space="preserve">[45, 46, 47, 48]</w:t>
      </w:r>
    </w:p>
    <w:p w:rsidR="00000000" w:rsidDel="00000000" w:rsidP="00000000" w:rsidRDefault="00000000" w:rsidRPr="00000000" w14:paraId="000002EA">
      <w:pPr>
        <w:ind w:left="0" w:right="900" w:firstLine="0"/>
        <w:rPr/>
      </w:pPr>
      <w:r w:rsidDel="00000000" w:rsidR="00000000" w:rsidRPr="00000000">
        <w:rPr>
          <w:rtl w:val="0"/>
        </w:rPr>
        <w:t xml:space="preserve">[49, 50, 51, 52, 53, 54, 55, 56, 57, 58, 59, 60, 61, 62, 63, 64, 65, 66, 67, 68, 69, 70, 71, 72, 73, 74, 75] 27</w:t>
      </w:r>
    </w:p>
    <w:p w:rsidR="00000000" w:rsidDel="00000000" w:rsidP="00000000" w:rsidRDefault="00000000" w:rsidRPr="00000000" w14:paraId="000002EB">
      <w:pPr>
        <w:ind w:left="0" w:right="900" w:firstLine="0"/>
        <w:rPr/>
      </w:pPr>
      <w:r w:rsidDel="00000000" w:rsidR="00000000" w:rsidRPr="00000000">
        <w:rPr>
          <w:rtl w:val="0"/>
        </w:rPr>
        <w:t xml:space="preserve">exp130921</w:t>
      </w:r>
    </w:p>
    <w:p w:rsidR="00000000" w:rsidDel="00000000" w:rsidP="00000000" w:rsidRDefault="00000000" w:rsidRPr="00000000" w14:paraId="000002EC">
      <w:pPr>
        <w:ind w:left="0" w:right="900" w:firstLine="0"/>
        <w:rPr/>
      </w:pPr>
      <w:r w:rsidDel="00000000" w:rsidR="00000000" w:rsidRPr="00000000">
        <w:rPr>
          <w:rtl w:val="0"/>
        </w:rPr>
        <w:t xml:space="preserve">[76, 77, 78, 79]</w:t>
      </w:r>
    </w:p>
    <w:p w:rsidR="00000000" w:rsidDel="00000000" w:rsidP="00000000" w:rsidRDefault="00000000" w:rsidRPr="00000000" w14:paraId="000002ED">
      <w:pPr>
        <w:ind w:left="0" w:right="900" w:firstLine="0"/>
        <w:rPr/>
      </w:pPr>
      <w:r w:rsidDel="00000000" w:rsidR="00000000" w:rsidRPr="00000000">
        <w:rPr>
          <w:rtl w:val="0"/>
        </w:rPr>
        <w:t xml:space="preserve">[80, 81, 82, 83, 84, 85, 86, 87, 88, 89, 90, 91, 92, 93, 94, 95, 96, 97, 98, 99, 100, 159, 160, 161, 162, 163, 164, 165, 166, 167, 168, 169, 170, 171, 172, 173, 174, 175] 38</w:t>
      </w:r>
    </w:p>
    <w:p w:rsidR="00000000" w:rsidDel="00000000" w:rsidP="00000000" w:rsidRDefault="00000000" w:rsidRPr="00000000" w14:paraId="000002EE">
      <w:pPr>
        <w:ind w:left="0" w:right="900" w:firstLine="0"/>
        <w:rPr/>
      </w:pPr>
      <w:r w:rsidDel="00000000" w:rsidR="00000000" w:rsidRPr="00000000">
        <w:rPr>
          <w:rtl w:val="0"/>
        </w:rPr>
        <w:t xml:space="preserve">exp200921</w:t>
      </w:r>
    </w:p>
    <w:p w:rsidR="00000000" w:rsidDel="00000000" w:rsidP="00000000" w:rsidRDefault="00000000" w:rsidRPr="00000000" w14:paraId="000002EF">
      <w:pPr>
        <w:ind w:left="0" w:right="900" w:firstLine="0"/>
        <w:rPr/>
      </w:pPr>
      <w:r w:rsidDel="00000000" w:rsidR="00000000" w:rsidRPr="00000000">
        <w:rPr>
          <w:rtl w:val="0"/>
        </w:rPr>
        <w:t xml:space="preserve">[101, 102, 103, 104]</w:t>
      </w:r>
    </w:p>
    <w:p w:rsidR="00000000" w:rsidDel="00000000" w:rsidP="00000000" w:rsidRDefault="00000000" w:rsidRPr="00000000" w14:paraId="000002F0">
      <w:pPr>
        <w:ind w:left="0" w:right="900" w:firstLine="0"/>
        <w:rPr/>
      </w:pPr>
      <w:r w:rsidDel="00000000" w:rsidR="00000000" w:rsidRPr="00000000">
        <w:rPr>
          <w:rtl w:val="0"/>
        </w:rPr>
        <w:t xml:space="preserve">[105, 106, 107, 108, 109, 110, 111, 112, 113, 114, 115, 116, 117, 118, 119, 120, 121, 122, 123, 124, 125, 126, 127, 128, 129, 130, 131, 132, 133, 134, 135, 136, 137, 138, 139, 140, 141, 142, 143, 144, 145, 146, 147, 148, 149, 150, 151, 152, 153, 154, 155, 156, 157, 158] 54</w:t>
      </w:r>
    </w:p>
    <w:p w:rsidR="00000000" w:rsidDel="00000000" w:rsidP="00000000" w:rsidRDefault="00000000" w:rsidRPr="00000000" w14:paraId="000002F1">
      <w:pPr>
        <w:ind w:left="0" w:right="900" w:firstLine="0"/>
        <w:rPr/>
      </w:pPr>
      <w:r w:rsidDel="00000000" w:rsidR="00000000" w:rsidRPr="00000000">
        <w:rPr>
          <w:rtl w:val="0"/>
        </w:rPr>
        <w:t xml:space="preserve">exp181021</w:t>
      </w:r>
    </w:p>
    <w:p w:rsidR="00000000" w:rsidDel="00000000" w:rsidP="00000000" w:rsidRDefault="00000000" w:rsidRPr="00000000" w14:paraId="000002F2">
      <w:pPr>
        <w:ind w:left="0" w:right="900" w:firstLine="0"/>
        <w:rPr/>
      </w:pPr>
      <w:r w:rsidDel="00000000" w:rsidR="00000000" w:rsidRPr="00000000">
        <w:rPr>
          <w:rtl w:val="0"/>
        </w:rPr>
        <w:t xml:space="preserve">[178, 179, 180, 181]</w:t>
      </w:r>
    </w:p>
    <w:p w:rsidR="00000000" w:rsidDel="00000000" w:rsidP="00000000" w:rsidRDefault="00000000" w:rsidRPr="00000000" w14:paraId="000002F3">
      <w:pPr>
        <w:ind w:left="0" w:right="900" w:firstLine="0"/>
        <w:rPr/>
      </w:pPr>
      <w:r w:rsidDel="00000000" w:rsidR="00000000" w:rsidRPr="00000000">
        <w:rPr>
          <w:rtl w:val="0"/>
        </w:rPr>
        <w:t xml:space="preserve">[176, 177, 182, 183, 184, 185, 186, 187, 188, 189, 190, 191, 192, 193, 194, 195, 196, 197, 198, 199, 200, 201, 202, 203, 204, 205, 206, 207, 208, 209, 210, 211, 212, 213, 214, 215, 216, 217, 218, 219, 220, 221, 222, 223, 224, 225, 226, 227, 228, 229, 230, 231, 232, 233, 234, 235, 236] 57</w:t>
      </w:r>
    </w:p>
    <w:p w:rsidR="00000000" w:rsidDel="00000000" w:rsidP="00000000" w:rsidRDefault="00000000" w:rsidRPr="00000000" w14:paraId="000002F4">
      <w:pPr>
        <w:ind w:left="0" w:right="900" w:firstLine="0"/>
        <w:rPr/>
      </w:pPr>
      <w:r w:rsidDel="00000000" w:rsidR="00000000" w:rsidRPr="00000000">
        <w:rPr>
          <w:rtl w:val="0"/>
        </w:rPr>
        <w:t xml:space="preserve">exp151121</w:t>
      </w:r>
    </w:p>
    <w:p w:rsidR="00000000" w:rsidDel="00000000" w:rsidP="00000000" w:rsidRDefault="00000000" w:rsidRPr="00000000" w14:paraId="000002F5">
      <w:pPr>
        <w:ind w:left="0" w:right="900" w:firstLine="0"/>
        <w:rPr/>
      </w:pPr>
      <w:r w:rsidDel="00000000" w:rsidR="00000000" w:rsidRPr="00000000">
        <w:rPr>
          <w:rtl w:val="0"/>
        </w:rPr>
        <w:t xml:space="preserve">[237, 238, 239, 240]</w:t>
      </w:r>
    </w:p>
    <w:p w:rsidR="00000000" w:rsidDel="00000000" w:rsidP="00000000" w:rsidRDefault="00000000" w:rsidRPr="00000000" w14:paraId="000002F6">
      <w:pPr>
        <w:ind w:left="0" w:right="900" w:firstLine="0"/>
        <w:rPr/>
      </w:pPr>
      <w:r w:rsidDel="00000000" w:rsidR="00000000" w:rsidRPr="00000000">
        <w:rPr>
          <w:rtl w:val="0"/>
        </w:rPr>
        <w:t xml:space="preserve">[241, 242, 243, 244, 245, 246, 247, 248, 249, 250, 251, 252, 253, 254, 255, 256, 257, 258, 259, 260, 261, 262, 263, 264, 265, 266, 267, 268, 269, 270, 271, 272, 273, 274, 275, 276, 277, 278, 279, 280, 281, 282, 283, 284, 285, 286, 287, 288, 289, 290, 291, 292, 293, 294, 295, 296, 297, 298] 58</w:t>
      </w:r>
    </w:p>
    <w:p w:rsidR="00000000" w:rsidDel="00000000" w:rsidP="00000000" w:rsidRDefault="00000000" w:rsidRPr="00000000" w14:paraId="000002F7">
      <w:pPr>
        <w:ind w:left="0" w:right="900" w:firstLine="0"/>
        <w:rPr/>
      </w:pPr>
      <w:r w:rsidDel="00000000" w:rsidR="00000000" w:rsidRPr="00000000">
        <w:rPr>
          <w:rtl w:val="0"/>
        </w:rPr>
        <w:t xml:space="preserve">exp271221</w:t>
      </w:r>
    </w:p>
    <w:p w:rsidR="00000000" w:rsidDel="00000000" w:rsidP="00000000" w:rsidRDefault="00000000" w:rsidRPr="00000000" w14:paraId="000002F8">
      <w:pPr>
        <w:ind w:left="0" w:right="900" w:firstLine="0"/>
        <w:rPr/>
      </w:pPr>
      <w:r w:rsidDel="00000000" w:rsidR="00000000" w:rsidRPr="00000000">
        <w:rPr>
          <w:rtl w:val="0"/>
        </w:rPr>
        <w:t xml:space="preserve">[301, 302, 303, 304]</w:t>
      </w:r>
    </w:p>
    <w:p w:rsidR="00000000" w:rsidDel="00000000" w:rsidP="00000000" w:rsidRDefault="00000000" w:rsidRPr="00000000" w14:paraId="000002F9">
      <w:pPr>
        <w:ind w:left="0" w:right="900" w:firstLine="0"/>
        <w:rPr/>
      </w:pPr>
      <w:r w:rsidDel="00000000" w:rsidR="00000000" w:rsidRPr="00000000">
        <w:rPr>
          <w:rtl w:val="0"/>
        </w:rPr>
        <w:t xml:space="preserve">[299, 300, 305, 306, 307, 308, 309, 310, 311, 312, 313, 314, 315, 316, 317, 318, 319, 320, 321, 322, 323, 324, 325, 326, 327, 328, 329, 330, 331, 332, 333, 334, 335, 336, 337, 338, 339, 340, 341, 342, 343, 344, 345, 346, 347, 348, 349, 350, 351, 352, 353, 354, 355, 356, 357, 358, 359, 360, 361, 362, 363, 364, 365, 366, 367, 368, 369, 370, 371, 372, 373, 374, 375, 376, 377, 378, 379, 380] 78</w:t>
      </w:r>
    </w:p>
    <w:p w:rsidR="00000000" w:rsidDel="00000000" w:rsidP="00000000" w:rsidRDefault="00000000" w:rsidRPr="00000000" w14:paraId="000002FA">
      <w:pPr>
        <w:ind w:left="0" w:right="900" w:firstLine="0"/>
        <w:rPr/>
      </w:pPr>
      <w:r w:rsidDel="00000000" w:rsidR="00000000" w:rsidRPr="00000000">
        <w:br w:type="page"/>
      </w:r>
      <w:r w:rsidDel="00000000" w:rsidR="00000000" w:rsidRPr="00000000">
        <w:rPr>
          <w:rtl w:val="0"/>
        </w:rPr>
      </w:r>
    </w:p>
    <w:p w:rsidR="00000000" w:rsidDel="00000000" w:rsidP="00000000" w:rsidRDefault="00000000" w:rsidRPr="00000000" w14:paraId="000002FB">
      <w:pPr>
        <w:ind w:left="0" w:right="900" w:firstLine="0"/>
        <w:rPr/>
      </w:pPr>
      <w:r w:rsidDel="00000000" w:rsidR="00000000" w:rsidRPr="00000000">
        <w:rPr>
          <w:rtl w:val="0"/>
        </w:rPr>
      </w:r>
    </w:p>
    <w:p w:rsidR="00000000" w:rsidDel="00000000" w:rsidP="00000000" w:rsidRDefault="00000000" w:rsidRPr="00000000" w14:paraId="000002FC">
      <w:pPr>
        <w:ind w:left="0" w:right="900" w:firstLine="0"/>
        <w:rPr/>
      </w:pPr>
      <w:r w:rsidDel="00000000" w:rsidR="00000000" w:rsidRPr="00000000">
        <w:rPr>
          <w:rtl w:val="0"/>
        </w:rPr>
      </w:r>
    </w:p>
    <w:sectPr>
      <w:type w:val="continuous"/>
      <w:pgSz w:h="15840" w:w="12240" w:orient="portrait"/>
      <w:pgMar w:bottom="1440" w:top="1440" w:left="1440" w:right="144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na Verstraete" w:id="7" w:date="2022-02-23T23:12:38Z">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read a bit on the topic of cluster analysis with missing data, and there exists some packages which allow for partial data cluster analysis</w:t>
      </w:r>
    </w:p>
  </w:comment>
  <w:comment w:author="Nina Verstraete" w:id="4" w:date="2022-02-16T16:28:34Z">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indeed 25'000 &lt;&lt;&lt; # of lines (barcodes) found in each file. Im wondering now if im not misunderstanding what these lines represent and if the lines indexes are actually unique or can be repeated throughout the file. I'll have a look</w:t>
      </w:r>
    </w:p>
  </w:comment>
  <w:comment w:author="Nina Verstraete" w:id="5" w:date="2022-02-21T14:27:38Z">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it seems that all sequenced barcodes that stand as row indexes in the files are unique. At least for the example I used (run 210929)</w:t>
      </w:r>
    </w:p>
  </w:comment>
  <w:comment w:author="Nina Verstraete" w:id="6" w:date="2022-02-21T15:18:43Z">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in run 211011</w:t>
      </w:r>
    </w:p>
  </w:comment>
  <w:comment w:author="Nina Verstraete" w:id="8" w:date="2022-02-23T23:14:41Z">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apparently these are not controls, to clarify</w:t>
      </w:r>
    </w:p>
  </w:comment>
  <w:comment w:author="Nina Verstraete" w:id="12" w:date="2022-03-29T14:51:05Z">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we see the same clustering of drugs whether we filter or not?</w:t>
      </w:r>
    </w:p>
  </w:comment>
  <w:comment w:author="Nina Verstraete" w:id="0" w:date="2022-02-16T16:13:23Z">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not sure to understand this. As I can see that each experiment has controls, at least 4</w:t>
      </w:r>
    </w:p>
  </w:comment>
  <w:comment w:author="Nina Verstraete" w:id="11" w:date="2022-03-29T13:41:00Z">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more than 5 fold</w:t>
      </w:r>
    </w:p>
  </w:comment>
  <w:comment w:author="Nina Verstraete" w:id="1" w:date="2022-02-16T16:14:41Z">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can the sequencing depth not be homogeneous within the same run?</w:t>
      </w:r>
    </w:p>
  </w:comment>
  <w:comment w:author="Nina Verstraete" w:id="10" w:date="2022-03-09T12:53:47Z">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if my understanding is correct, that would correspond to cluster the barcodes according to the drugs! yes it is totally possible to do it (although a bit computationally costly)</w:t>
      </w:r>
    </w:p>
  </w:comment>
  <w:comment w:author="Nina Verstraete" w:id="9" w:date="2022-02-24T16:53:38Z">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exactly the same number, not sure why...</w:t>
      </w:r>
    </w:p>
  </w:comment>
  <w:comment w:author="Nina Verstraete" w:id="2" w:date="2022-02-16T16:19:44Z">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this about rna-seq data? because to my understanding, "number of reads" in the context of rna-seq data, and "number of different barcodes" here in this context have different meaning. I think we might be not talking about the same thing. My first concern was about the number of independent sequences/barcodes. Maybe the WB analogy was misleading! ^^</w:t>
      </w:r>
    </w:p>
  </w:comment>
  <w:comment w:author="Nina Verstraete" w:id="3" w:date="2022-02-16T16:26:06Z">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you answered to this concern with the idea of keeping only the barcodes found in the controls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d1c1d"/>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9.png"/><Relationship Id="rId42" Type="http://schemas.openxmlformats.org/officeDocument/2006/relationships/hyperlink" Target="https://doi.org/10.1093/bioinformatics/bty895" TargetMode="External"/><Relationship Id="rId41" Type="http://schemas.openxmlformats.org/officeDocument/2006/relationships/hyperlink" Target="https://drive.google.com/drive/u/0/folders/12g105Qq2fbEtBdz9DzXYj_EDl2MycUua" TargetMode="External"/><Relationship Id="rId44" Type="http://schemas.openxmlformats.org/officeDocument/2006/relationships/image" Target="media/image16.png"/><Relationship Id="rId43" Type="http://schemas.openxmlformats.org/officeDocument/2006/relationships/hyperlink" Target="https://doi.org/10.1093/biostatistics/kxw041" TargetMode="External"/><Relationship Id="rId46" Type="http://schemas.openxmlformats.org/officeDocument/2006/relationships/hyperlink" Target="https://pandas.pydata.org/docs/reference/api/pandas.DataFrame.plot.density.html" TargetMode="External"/><Relationship Id="rId45" Type="http://schemas.openxmlformats.org/officeDocument/2006/relationships/image" Target="media/image24.png"/><Relationship Id="rId80" Type="http://schemas.openxmlformats.org/officeDocument/2006/relationships/hyperlink" Target="https://www.gsea-msigdb.org/gsea/doc/GSEAUserGuideTEXT.htm#_Enrichment_Score_(ES)" TargetMode="External"/><Relationship Id="rId82" Type="http://schemas.openxmlformats.org/officeDocument/2006/relationships/hyperlink" Target="https://docs.google.com/spreadsheets/d/1r5hrUxgx6Mn5n4ge6Y34yMq9cRMZA93xcSXG78gusKQ/edit#gid=1915968529" TargetMode="External"/><Relationship Id="rId81" Type="http://schemas.openxmlformats.org/officeDocument/2006/relationships/hyperlink" Target="https://lincsproject.org/LINCS/data/overview"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nature.com/articles/s41467-019-08595-2#ref-CR50" TargetMode="External"/><Relationship Id="rId48" Type="http://schemas.openxmlformats.org/officeDocument/2006/relationships/hyperlink" Target="https://seaborn.pydata.org/generated/seaborn.violinplot.html" TargetMode="External"/><Relationship Id="rId47" Type="http://schemas.openxmlformats.org/officeDocument/2006/relationships/image" Target="media/image19.png"/><Relationship Id="rId49" Type="http://schemas.openxmlformats.org/officeDocument/2006/relationships/image" Target="media/image30.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google.com/spreadsheets/d/1r5hrUxgx6Mn5n4ge6Y34yMq9cRMZA93xcSXG78gusKQ/edit?usp=sharing" TargetMode="External"/><Relationship Id="rId8" Type="http://schemas.openxmlformats.org/officeDocument/2006/relationships/hyperlink" Target="https://www.nature.com/articles/s41467-019-08595-2" TargetMode="External"/><Relationship Id="rId73" Type="http://schemas.openxmlformats.org/officeDocument/2006/relationships/hyperlink" Target="http://bioconductor.org/packages/devel/bioc/vignettes/DESeq2/inst/doc/DESeq2.html#why-un-normalized-counts" TargetMode="External"/><Relationship Id="rId72" Type="http://schemas.openxmlformats.org/officeDocument/2006/relationships/hyperlink" Target="http://bioconductor.org/packages/devel/bioc/vignettes/DESeq2/inst/doc/DESeq2.html" TargetMode="External"/><Relationship Id="rId31" Type="http://schemas.openxmlformats.org/officeDocument/2006/relationships/hyperlink" Target="https://drive.google.com/drive/folders/1DqM2j65VVaIXswsdtfKIYMzUysKTsXCl" TargetMode="External"/><Relationship Id="rId75" Type="http://schemas.openxmlformats.org/officeDocument/2006/relationships/hyperlink" Target="https://drive.google.com/drive/folders/1Ul5iy4SwtuHgaGpLadt2zkXoHRGITHo3?usp=sharing" TargetMode="External"/><Relationship Id="rId30" Type="http://schemas.openxmlformats.org/officeDocument/2006/relationships/hyperlink" Target="https://drive.google.com/drive/folders/1DqM2j65VVaIXswsdtfKIYMzUysKTsXCl" TargetMode="External"/><Relationship Id="rId74" Type="http://schemas.openxmlformats.org/officeDocument/2006/relationships/hyperlink" Target="https://www.youtube.com/watch?v=0b24mpzM_5M" TargetMode="External"/><Relationship Id="rId33" Type="http://schemas.openxmlformats.org/officeDocument/2006/relationships/hyperlink" Target="https://docs.google.com/spreadsheets/d/1r5hrUxgx6Mn5n4ge6Y34yMq9cRMZA93xcSXG78gusKQ/edit#gid=546958792" TargetMode="External"/><Relationship Id="rId77" Type="http://schemas.openxmlformats.org/officeDocument/2006/relationships/hyperlink" Target="https://www.gsea-msigdb.org/gsea/doc/GSEAUserGuideFrame.html?Preparing_Data_Files" TargetMode="External"/><Relationship Id="rId32" Type="http://schemas.openxmlformats.org/officeDocument/2006/relationships/hyperlink" Target="https://docs.google.com/spreadsheets/d/1r5hrUxgx6Mn5n4ge6Y34yMq9cRMZA93xcSXG78gusKQ/edit#gid=618126417" TargetMode="External"/><Relationship Id="rId76" Type="http://schemas.openxmlformats.org/officeDocument/2006/relationships/hyperlink" Target="https://pandas.pydata.org/docs/reference/api/pandas.DataFrame.corr.html" TargetMode="External"/><Relationship Id="rId35" Type="http://schemas.openxmlformats.org/officeDocument/2006/relationships/image" Target="media/image1.png"/><Relationship Id="rId79" Type="http://schemas.openxmlformats.org/officeDocument/2006/relationships/hyperlink" Target="https://software.broadinstitute.org/cancer/software/gsea/wiki/index.php/Data_formats#GMT:_Gene_Matrix_Transposed_file_format_.28.2A.gmt.29" TargetMode="External"/><Relationship Id="rId34" Type="http://schemas.openxmlformats.org/officeDocument/2006/relationships/image" Target="media/image11.png"/><Relationship Id="rId78" Type="http://schemas.openxmlformats.org/officeDocument/2006/relationships/hyperlink" Target="https://software.broadinstitute.org/cancer/software/gsea/wiki/index.php/Data_formats#TXT:_Text_file_format_for_expression_dataset_.28.2A.txt.29" TargetMode="External"/><Relationship Id="rId71" Type="http://schemas.openxmlformats.org/officeDocument/2006/relationships/hyperlink" Target="https://drive.google.com/drive/folders/1Cz8SPJZZ_7H9XSvPKJxd6WQ6BBBjvwZp?usp=sharing" TargetMode="External"/><Relationship Id="rId70" Type="http://schemas.openxmlformats.org/officeDocument/2006/relationships/image" Target="media/image26.png"/><Relationship Id="rId37" Type="http://schemas.openxmlformats.org/officeDocument/2006/relationships/image" Target="media/image7.png"/><Relationship Id="rId36" Type="http://schemas.openxmlformats.org/officeDocument/2006/relationships/image" Target="media/image17.png"/><Relationship Id="rId39" Type="http://schemas.openxmlformats.org/officeDocument/2006/relationships/image" Target="media/image28.png"/><Relationship Id="rId38" Type="http://schemas.openxmlformats.org/officeDocument/2006/relationships/image" Target="media/image33.png"/><Relationship Id="rId62" Type="http://schemas.openxmlformats.org/officeDocument/2006/relationships/image" Target="media/image31.png"/><Relationship Id="rId61" Type="http://schemas.openxmlformats.org/officeDocument/2006/relationships/image" Target="media/image9.png"/><Relationship Id="rId20" Type="http://schemas.openxmlformats.org/officeDocument/2006/relationships/image" Target="media/image4.png"/><Relationship Id="rId64" Type="http://schemas.openxmlformats.org/officeDocument/2006/relationships/image" Target="media/image32.png"/><Relationship Id="rId63" Type="http://schemas.openxmlformats.org/officeDocument/2006/relationships/image" Target="media/image23.png"/><Relationship Id="rId22" Type="http://schemas.openxmlformats.org/officeDocument/2006/relationships/image" Target="media/image3.png"/><Relationship Id="rId66" Type="http://schemas.openxmlformats.org/officeDocument/2006/relationships/image" Target="media/image35.png"/><Relationship Id="rId21" Type="http://schemas.openxmlformats.org/officeDocument/2006/relationships/image" Target="media/image14.png"/><Relationship Id="rId65" Type="http://schemas.openxmlformats.org/officeDocument/2006/relationships/image" Target="media/image25.png"/><Relationship Id="rId24" Type="http://schemas.openxmlformats.org/officeDocument/2006/relationships/header" Target="header1.xml"/><Relationship Id="rId68" Type="http://schemas.openxmlformats.org/officeDocument/2006/relationships/image" Target="media/image34.png"/><Relationship Id="rId23" Type="http://schemas.openxmlformats.org/officeDocument/2006/relationships/image" Target="media/image2.png"/><Relationship Id="rId67" Type="http://schemas.openxmlformats.org/officeDocument/2006/relationships/image" Target="media/image10.png"/><Relationship Id="rId60" Type="http://schemas.openxmlformats.org/officeDocument/2006/relationships/image" Target="media/image36.png"/><Relationship Id="rId26" Type="http://schemas.openxmlformats.org/officeDocument/2006/relationships/hyperlink" Target="https://haroldpimentel.wordpress.com/2014/12/08/in-rna-seq-2-2-between-sample-normalization/" TargetMode="External"/><Relationship Id="rId25" Type="http://schemas.openxmlformats.org/officeDocument/2006/relationships/hyperlink" Target="https://www.geeksforgeeks.org/replace-nan-values-with-zeros-in-pandas-dataframe/" TargetMode="External"/><Relationship Id="rId69" Type="http://schemas.openxmlformats.org/officeDocument/2006/relationships/image" Target="media/image12.png"/><Relationship Id="rId28" Type="http://schemas.openxmlformats.org/officeDocument/2006/relationships/hyperlink" Target="http://www.biomedcentral.com/1471-2105/11/94" TargetMode="External"/><Relationship Id="rId27" Type="http://schemas.openxmlformats.org/officeDocument/2006/relationships/hyperlink" Target="https://haroldpimentel.wordpress.com/2014/12/08/in-rna-seq-2-2-between-sample-normalization/#paperList" TargetMode="External"/><Relationship Id="rId29" Type="http://schemas.openxmlformats.org/officeDocument/2006/relationships/hyperlink" Target="http://genomebiology.com/2010/11/3/r25" TargetMode="External"/><Relationship Id="rId51" Type="http://schemas.openxmlformats.org/officeDocument/2006/relationships/hyperlink" Target="https://pandas.pydata.org/docs/reference/api/pandas.DataFrame.plot.kde.html" TargetMode="External"/><Relationship Id="rId50" Type="http://schemas.openxmlformats.org/officeDocument/2006/relationships/image" Target="media/image8.png"/><Relationship Id="rId53" Type="http://schemas.openxmlformats.org/officeDocument/2006/relationships/image" Target="media/image13.png"/><Relationship Id="rId52" Type="http://schemas.openxmlformats.org/officeDocument/2006/relationships/image" Target="media/image27.png"/><Relationship Id="rId11" Type="http://schemas.openxmlformats.org/officeDocument/2006/relationships/hyperlink" Target="https://www.nature.com/articles/s41467-019-08595-2#MOESM1" TargetMode="External"/><Relationship Id="rId55" Type="http://schemas.openxmlformats.org/officeDocument/2006/relationships/image" Target="media/image18.png"/><Relationship Id="rId10" Type="http://schemas.openxmlformats.org/officeDocument/2006/relationships/hyperlink" Target="https://www.nature.com/articles/s41467-019-08595-2#ref-CR51" TargetMode="External"/><Relationship Id="rId54" Type="http://schemas.openxmlformats.org/officeDocument/2006/relationships/hyperlink" Target="https://docs.google.com/spreadsheets/d/1r5hrUxgx6Mn5n4ge6Y34yMq9cRMZA93xcSXG78gusKQ/edit#gid=355011523" TargetMode="External"/><Relationship Id="rId13" Type="http://schemas.openxmlformats.org/officeDocument/2006/relationships/hyperlink" Target="https://docs.google.com/spreadsheets/d/1r5hrUxgx6Mn5n4ge6Y34yMq9cRMZA93xcSXG78gusKQ/edit#gid=1173553930" TargetMode="External"/><Relationship Id="rId57" Type="http://schemas.openxmlformats.org/officeDocument/2006/relationships/hyperlink" Target="https://docs.google.com/spreadsheets/d/1r5hrUxgx6Mn5n4ge6Y34yMq9cRMZA93xcSXG78gusKQ/edit#gid=618126417" TargetMode="External"/><Relationship Id="rId12" Type="http://schemas.openxmlformats.org/officeDocument/2006/relationships/hyperlink" Target="https://www.nature.com/articles/s41467-019-08595-2#ref-CR52" TargetMode="External"/><Relationship Id="rId56" Type="http://schemas.openxmlformats.org/officeDocument/2006/relationships/image" Target="media/image15.png"/><Relationship Id="rId15" Type="http://schemas.openxmlformats.org/officeDocument/2006/relationships/hyperlink" Target="https://bmcbioinformatics.biomedcentral.com/articles/10.1186/s12859-019-2832-3" TargetMode="External"/><Relationship Id="rId59" Type="http://schemas.openxmlformats.org/officeDocument/2006/relationships/hyperlink" Target="https://cran.r-project.org/web/packages/ggfortify/vignettes/plot_pca.html" TargetMode="External"/><Relationship Id="rId14" Type="http://schemas.openxmlformats.org/officeDocument/2006/relationships/hyperlink" Target="https://www.displayr.com/5-ways-deal-missing-data-cluster-analysis/" TargetMode="External"/><Relationship Id="rId58" Type="http://schemas.openxmlformats.org/officeDocument/2006/relationships/image" Target="media/image6.png"/><Relationship Id="rId17" Type="http://schemas.openxmlformats.org/officeDocument/2006/relationships/image" Target="media/image22.png"/><Relationship Id="rId16" Type="http://schemas.openxmlformats.org/officeDocument/2006/relationships/image" Target="media/image20.png"/><Relationship Id="rId19" Type="http://schemas.openxmlformats.org/officeDocument/2006/relationships/image" Target="media/image21.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